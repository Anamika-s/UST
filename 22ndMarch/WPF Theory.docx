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1416" w:rsidRDefault="00F31FE9">
      <w:r>
        <w:rPr>
          <w:noProof/>
          <w:lang w:eastAsia="en-IN"/>
        </w:rPr>
        <w:drawing>
          <wp:inline distT="0" distB="0" distL="0" distR="0" wp14:anchorId="4FB22F4A" wp14:editId="011C9AE1">
            <wp:extent cx="5728447" cy="2528047"/>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2380" b="9164"/>
                    <a:stretch/>
                  </pic:blipFill>
                  <pic:spPr bwMode="auto">
                    <a:xfrm>
                      <a:off x="0" y="0"/>
                      <a:ext cx="5731510" cy="2529399"/>
                    </a:xfrm>
                    <a:prstGeom prst="rect">
                      <a:avLst/>
                    </a:prstGeom>
                    <a:ln>
                      <a:noFill/>
                    </a:ln>
                    <a:extLst>
                      <a:ext uri="{53640926-AAD7-44D8-BBD7-CCE9431645EC}">
                        <a14:shadowObscured xmlns:a14="http://schemas.microsoft.com/office/drawing/2010/main"/>
                      </a:ext>
                    </a:extLst>
                  </pic:spPr>
                </pic:pic>
              </a:graphicData>
            </a:graphic>
          </wp:inline>
        </w:drawing>
      </w:r>
    </w:p>
    <w:p w:rsidR="00F31FE9" w:rsidRDefault="00F31FE9"/>
    <w:p w:rsidR="00F31FE9" w:rsidRDefault="00F31FE9"/>
    <w:p w:rsidR="00F31FE9" w:rsidRPr="00F31FE9" w:rsidRDefault="00F31FE9" w:rsidP="00F31FE9">
      <w:pPr>
        <w:shd w:val="clear" w:color="auto" w:fill="FFFFFF"/>
        <w:spacing w:after="100" w:afterAutospacing="1" w:line="240" w:lineRule="auto"/>
        <w:outlineLvl w:val="0"/>
        <w:rPr>
          <w:rFonts w:ascii="Segoe UI" w:eastAsia="Times New Roman" w:hAnsi="Segoe UI" w:cs="Segoe UI"/>
          <w:color w:val="212529"/>
          <w:kern w:val="36"/>
          <w:sz w:val="48"/>
          <w:szCs w:val="48"/>
          <w:lang w:eastAsia="en-IN"/>
        </w:rPr>
      </w:pPr>
      <w:r w:rsidRPr="00F31FE9">
        <w:rPr>
          <w:rFonts w:ascii="Segoe UI" w:eastAsia="Times New Roman" w:hAnsi="Segoe UI" w:cs="Segoe UI"/>
          <w:color w:val="212529"/>
          <w:kern w:val="36"/>
          <w:sz w:val="48"/>
          <w:szCs w:val="48"/>
          <w:lang w:eastAsia="en-IN"/>
        </w:rPr>
        <w:t>The Window</w:t>
      </w:r>
    </w:p>
    <w:p w:rsidR="00F31FE9" w:rsidRPr="00F31FE9" w:rsidRDefault="00F31FE9" w:rsidP="00F31FE9">
      <w:pPr>
        <w:shd w:val="clear" w:color="auto" w:fill="FFFFFF"/>
        <w:spacing w:before="288" w:after="288" w:line="240" w:lineRule="auto"/>
        <w:rPr>
          <w:rFonts w:ascii="Segoe UI" w:eastAsia="Times New Roman" w:hAnsi="Segoe UI" w:cs="Segoe UI"/>
          <w:color w:val="212529"/>
          <w:sz w:val="24"/>
          <w:szCs w:val="24"/>
          <w:lang w:eastAsia="en-IN"/>
        </w:rPr>
      </w:pPr>
      <w:r w:rsidRPr="00F31FE9">
        <w:rPr>
          <w:rFonts w:ascii="Segoe UI" w:eastAsia="Times New Roman" w:hAnsi="Segoe UI" w:cs="Segoe UI"/>
          <w:color w:val="212529"/>
          <w:sz w:val="24"/>
          <w:szCs w:val="24"/>
          <w:lang w:eastAsia="en-IN"/>
        </w:rPr>
        <w:t>When creating a WPF application, the first thing you will meet is the Window class. It serves as the root of a window and provides you with the standard border, title bar and maximize, minimize and close buttons. A WPF window is a combination of a XAML (.</w:t>
      </w:r>
      <w:proofErr w:type="spellStart"/>
      <w:r w:rsidRPr="00F31FE9">
        <w:rPr>
          <w:rFonts w:ascii="Segoe UI" w:eastAsia="Times New Roman" w:hAnsi="Segoe UI" w:cs="Segoe UI"/>
          <w:color w:val="212529"/>
          <w:sz w:val="24"/>
          <w:szCs w:val="24"/>
          <w:lang w:eastAsia="en-IN"/>
        </w:rPr>
        <w:t>xaml</w:t>
      </w:r>
      <w:proofErr w:type="spellEnd"/>
      <w:r w:rsidRPr="00F31FE9">
        <w:rPr>
          <w:rFonts w:ascii="Segoe UI" w:eastAsia="Times New Roman" w:hAnsi="Segoe UI" w:cs="Segoe UI"/>
          <w:color w:val="212529"/>
          <w:sz w:val="24"/>
          <w:szCs w:val="24"/>
          <w:lang w:eastAsia="en-IN"/>
        </w:rPr>
        <w:t xml:space="preserve">) file, where the &lt;Window&gt; element is the root, and a </w:t>
      </w:r>
      <w:proofErr w:type="spellStart"/>
      <w:r w:rsidRPr="00F31FE9">
        <w:rPr>
          <w:rFonts w:ascii="Segoe UI" w:eastAsia="Times New Roman" w:hAnsi="Segoe UI" w:cs="Segoe UI"/>
          <w:color w:val="212529"/>
          <w:sz w:val="24"/>
          <w:szCs w:val="24"/>
          <w:lang w:eastAsia="en-IN"/>
        </w:rPr>
        <w:t>CodeBehind</w:t>
      </w:r>
      <w:proofErr w:type="spellEnd"/>
      <w:r w:rsidRPr="00F31FE9">
        <w:rPr>
          <w:rFonts w:ascii="Segoe UI" w:eastAsia="Times New Roman" w:hAnsi="Segoe UI" w:cs="Segoe UI"/>
          <w:color w:val="212529"/>
          <w:sz w:val="24"/>
          <w:szCs w:val="24"/>
          <w:lang w:eastAsia="en-IN"/>
        </w:rPr>
        <w:t xml:space="preserve"> (.</w:t>
      </w:r>
      <w:proofErr w:type="spellStart"/>
      <w:r w:rsidRPr="00F31FE9">
        <w:rPr>
          <w:rFonts w:ascii="Segoe UI" w:eastAsia="Times New Roman" w:hAnsi="Segoe UI" w:cs="Segoe UI"/>
          <w:color w:val="212529"/>
          <w:sz w:val="24"/>
          <w:szCs w:val="24"/>
          <w:lang w:eastAsia="en-IN"/>
        </w:rPr>
        <w:t>cs</w:t>
      </w:r>
      <w:proofErr w:type="spellEnd"/>
      <w:r w:rsidRPr="00F31FE9">
        <w:rPr>
          <w:rFonts w:ascii="Segoe UI" w:eastAsia="Times New Roman" w:hAnsi="Segoe UI" w:cs="Segoe UI"/>
          <w:color w:val="212529"/>
          <w:sz w:val="24"/>
          <w:szCs w:val="24"/>
          <w:lang w:eastAsia="en-IN"/>
        </w:rPr>
        <w:t>) file. If you're using Visual Studio (Express) and you create a new WPF application, it will create a default window for you, which will look something like this:</w:t>
      </w:r>
    </w:p>
    <w:p w:rsidR="00F31FE9" w:rsidRP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FF"/>
          <w:sz w:val="20"/>
          <w:szCs w:val="20"/>
          <w:shd w:val="clear" w:color="auto" w:fill="FFFFFF"/>
          <w:lang w:eastAsia="en-IN"/>
        </w:rPr>
      </w:pPr>
      <w:r w:rsidRPr="00F31FE9">
        <w:rPr>
          <w:rFonts w:ascii="Consolas" w:eastAsia="Times New Roman" w:hAnsi="Consolas" w:cs="Courier New"/>
          <w:color w:val="0000FF"/>
          <w:sz w:val="20"/>
          <w:szCs w:val="20"/>
          <w:shd w:val="clear" w:color="auto" w:fill="FFFFFF"/>
          <w:lang w:eastAsia="en-IN"/>
        </w:rPr>
        <w:t xml:space="preserve">&lt;Window </w:t>
      </w:r>
      <w:r w:rsidRPr="00F31FE9">
        <w:rPr>
          <w:rFonts w:ascii="Consolas" w:eastAsia="Times New Roman" w:hAnsi="Consolas" w:cs="Courier New"/>
          <w:color w:val="FF0000"/>
          <w:sz w:val="20"/>
          <w:szCs w:val="20"/>
          <w:shd w:val="clear" w:color="auto" w:fill="FFFFFF"/>
          <w:lang w:eastAsia="en-IN"/>
        </w:rPr>
        <w:t>x</w:t>
      </w:r>
      <w:proofErr w:type="gramStart"/>
      <w:r w:rsidRPr="00F31FE9">
        <w:rPr>
          <w:rFonts w:ascii="Consolas" w:eastAsia="Times New Roman" w:hAnsi="Consolas" w:cs="Courier New"/>
          <w:color w:val="FF0000"/>
          <w:sz w:val="20"/>
          <w:szCs w:val="20"/>
          <w:shd w:val="clear" w:color="auto" w:fill="FFFFFF"/>
          <w:lang w:eastAsia="en-IN"/>
        </w:rPr>
        <w:t>:Class</w:t>
      </w:r>
      <w:proofErr w:type="gramEnd"/>
      <w:r w:rsidRPr="00F31FE9">
        <w:rPr>
          <w:rFonts w:ascii="Consolas" w:eastAsia="Times New Roman" w:hAnsi="Consolas" w:cs="Courier New"/>
          <w:color w:val="0000FF"/>
          <w:sz w:val="20"/>
          <w:szCs w:val="20"/>
          <w:shd w:val="clear" w:color="auto" w:fill="FFFFFF"/>
          <w:lang w:eastAsia="en-IN"/>
        </w:rPr>
        <w:t>=</w:t>
      </w:r>
      <w:r w:rsidRPr="00F31FE9">
        <w:rPr>
          <w:rFonts w:ascii="Consolas" w:eastAsia="Times New Roman" w:hAnsi="Consolas" w:cs="Courier New"/>
          <w:color w:val="A31515"/>
          <w:sz w:val="20"/>
          <w:szCs w:val="20"/>
          <w:shd w:val="clear" w:color="auto" w:fill="FFFFFF"/>
          <w:lang w:eastAsia="en-IN"/>
        </w:rPr>
        <w:t>"WpfApplication1.Window1"</w:t>
      </w:r>
    </w:p>
    <w:p w:rsidR="00F31FE9" w:rsidRP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FF"/>
          <w:sz w:val="20"/>
          <w:szCs w:val="20"/>
          <w:shd w:val="clear" w:color="auto" w:fill="FFFFFF"/>
          <w:lang w:eastAsia="en-IN"/>
        </w:rPr>
      </w:pPr>
      <w:r w:rsidRPr="00F31FE9">
        <w:rPr>
          <w:rFonts w:ascii="Consolas" w:eastAsia="Times New Roman" w:hAnsi="Consolas" w:cs="Courier New"/>
          <w:color w:val="0000FF"/>
          <w:sz w:val="20"/>
          <w:szCs w:val="20"/>
          <w:shd w:val="clear" w:color="auto" w:fill="FFFFFF"/>
          <w:lang w:eastAsia="en-IN"/>
        </w:rPr>
        <w:t xml:space="preserve">    </w:t>
      </w:r>
      <w:r w:rsidRPr="00F31FE9">
        <w:rPr>
          <w:rFonts w:ascii="Consolas" w:eastAsia="Times New Roman" w:hAnsi="Consolas" w:cs="Courier New"/>
          <w:color w:val="FF0000"/>
          <w:sz w:val="20"/>
          <w:szCs w:val="20"/>
          <w:shd w:val="clear" w:color="auto" w:fill="FFFFFF"/>
          <w:lang w:eastAsia="en-IN"/>
        </w:rPr>
        <w:t>xmlns</w:t>
      </w:r>
      <w:r w:rsidRPr="00F31FE9">
        <w:rPr>
          <w:rFonts w:ascii="Consolas" w:eastAsia="Times New Roman" w:hAnsi="Consolas" w:cs="Courier New"/>
          <w:color w:val="0000FF"/>
          <w:sz w:val="20"/>
          <w:szCs w:val="20"/>
          <w:shd w:val="clear" w:color="auto" w:fill="FFFFFF"/>
          <w:lang w:eastAsia="en-IN"/>
        </w:rPr>
        <w:t>=</w:t>
      </w:r>
      <w:r w:rsidRPr="00F31FE9">
        <w:rPr>
          <w:rFonts w:ascii="Consolas" w:eastAsia="Times New Roman" w:hAnsi="Consolas" w:cs="Courier New"/>
          <w:color w:val="A31515"/>
          <w:sz w:val="20"/>
          <w:szCs w:val="20"/>
          <w:shd w:val="clear" w:color="auto" w:fill="FFFFFF"/>
          <w:lang w:eastAsia="en-IN"/>
        </w:rPr>
        <w:t>"http://schemas.microsoft.com/winfx/2006/xaml/presentation"</w:t>
      </w:r>
    </w:p>
    <w:p w:rsidR="00F31FE9" w:rsidRP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FF"/>
          <w:sz w:val="20"/>
          <w:szCs w:val="20"/>
          <w:shd w:val="clear" w:color="auto" w:fill="FFFFFF"/>
          <w:lang w:eastAsia="en-IN"/>
        </w:rPr>
      </w:pPr>
      <w:r w:rsidRPr="00F31FE9">
        <w:rPr>
          <w:rFonts w:ascii="Consolas" w:eastAsia="Times New Roman" w:hAnsi="Consolas" w:cs="Courier New"/>
          <w:color w:val="0000FF"/>
          <w:sz w:val="20"/>
          <w:szCs w:val="20"/>
          <w:shd w:val="clear" w:color="auto" w:fill="FFFFFF"/>
          <w:lang w:eastAsia="en-IN"/>
        </w:rPr>
        <w:t xml:space="preserve">    </w:t>
      </w:r>
      <w:proofErr w:type="spellStart"/>
      <w:r w:rsidRPr="00F31FE9">
        <w:rPr>
          <w:rFonts w:ascii="Consolas" w:eastAsia="Times New Roman" w:hAnsi="Consolas" w:cs="Courier New"/>
          <w:color w:val="FF0000"/>
          <w:sz w:val="20"/>
          <w:szCs w:val="20"/>
          <w:shd w:val="clear" w:color="auto" w:fill="FFFFFF"/>
          <w:lang w:eastAsia="en-IN"/>
        </w:rPr>
        <w:t>xmlns:x</w:t>
      </w:r>
      <w:proofErr w:type="spellEnd"/>
      <w:r w:rsidRPr="00F31FE9">
        <w:rPr>
          <w:rFonts w:ascii="Consolas" w:eastAsia="Times New Roman" w:hAnsi="Consolas" w:cs="Courier New"/>
          <w:color w:val="0000FF"/>
          <w:sz w:val="20"/>
          <w:szCs w:val="20"/>
          <w:shd w:val="clear" w:color="auto" w:fill="FFFFFF"/>
          <w:lang w:eastAsia="en-IN"/>
        </w:rPr>
        <w:t>=</w:t>
      </w:r>
      <w:r w:rsidRPr="00F31FE9">
        <w:rPr>
          <w:rFonts w:ascii="Consolas" w:eastAsia="Times New Roman" w:hAnsi="Consolas" w:cs="Courier New"/>
          <w:color w:val="A31515"/>
          <w:sz w:val="20"/>
          <w:szCs w:val="20"/>
          <w:shd w:val="clear" w:color="auto" w:fill="FFFFFF"/>
          <w:lang w:eastAsia="en-IN"/>
        </w:rPr>
        <w:t>"http://schemas.microsoft.com/</w:t>
      </w:r>
      <w:proofErr w:type="spellStart"/>
      <w:r w:rsidRPr="00F31FE9">
        <w:rPr>
          <w:rFonts w:ascii="Consolas" w:eastAsia="Times New Roman" w:hAnsi="Consolas" w:cs="Courier New"/>
          <w:color w:val="A31515"/>
          <w:sz w:val="20"/>
          <w:szCs w:val="20"/>
          <w:shd w:val="clear" w:color="auto" w:fill="FFFFFF"/>
          <w:lang w:eastAsia="en-IN"/>
        </w:rPr>
        <w:t>winfx</w:t>
      </w:r>
      <w:proofErr w:type="spellEnd"/>
      <w:r w:rsidRPr="00F31FE9">
        <w:rPr>
          <w:rFonts w:ascii="Consolas" w:eastAsia="Times New Roman" w:hAnsi="Consolas" w:cs="Courier New"/>
          <w:color w:val="A31515"/>
          <w:sz w:val="20"/>
          <w:szCs w:val="20"/>
          <w:shd w:val="clear" w:color="auto" w:fill="FFFFFF"/>
          <w:lang w:eastAsia="en-IN"/>
        </w:rPr>
        <w:t>/2006/</w:t>
      </w:r>
      <w:proofErr w:type="spellStart"/>
      <w:r w:rsidRPr="00F31FE9">
        <w:rPr>
          <w:rFonts w:ascii="Consolas" w:eastAsia="Times New Roman" w:hAnsi="Consolas" w:cs="Courier New"/>
          <w:color w:val="A31515"/>
          <w:sz w:val="20"/>
          <w:szCs w:val="20"/>
          <w:shd w:val="clear" w:color="auto" w:fill="FFFFFF"/>
          <w:lang w:eastAsia="en-IN"/>
        </w:rPr>
        <w:t>xaml</w:t>
      </w:r>
      <w:proofErr w:type="spellEnd"/>
      <w:r w:rsidRPr="00F31FE9">
        <w:rPr>
          <w:rFonts w:ascii="Consolas" w:eastAsia="Times New Roman" w:hAnsi="Consolas" w:cs="Courier New"/>
          <w:color w:val="A31515"/>
          <w:sz w:val="20"/>
          <w:szCs w:val="20"/>
          <w:shd w:val="clear" w:color="auto" w:fill="FFFFFF"/>
          <w:lang w:eastAsia="en-IN"/>
        </w:rPr>
        <w:t>"</w:t>
      </w:r>
    </w:p>
    <w:p w:rsidR="00F31FE9" w:rsidRP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FFFFFF"/>
          <w:lang w:eastAsia="en-IN"/>
        </w:rPr>
      </w:pPr>
      <w:r w:rsidRPr="00F31FE9">
        <w:rPr>
          <w:rFonts w:ascii="Consolas" w:eastAsia="Times New Roman" w:hAnsi="Consolas" w:cs="Courier New"/>
          <w:color w:val="0000FF"/>
          <w:sz w:val="20"/>
          <w:szCs w:val="20"/>
          <w:shd w:val="clear" w:color="auto" w:fill="FFFFFF"/>
          <w:lang w:eastAsia="en-IN"/>
        </w:rPr>
        <w:t xml:space="preserve">    </w:t>
      </w:r>
      <w:r w:rsidRPr="00F31FE9">
        <w:rPr>
          <w:rFonts w:ascii="Consolas" w:eastAsia="Times New Roman" w:hAnsi="Consolas" w:cs="Courier New"/>
          <w:color w:val="FF0000"/>
          <w:sz w:val="20"/>
          <w:szCs w:val="20"/>
          <w:shd w:val="clear" w:color="auto" w:fill="FFFFFF"/>
          <w:lang w:eastAsia="en-IN"/>
        </w:rPr>
        <w:t>Title</w:t>
      </w:r>
      <w:r w:rsidRPr="00F31FE9">
        <w:rPr>
          <w:rFonts w:ascii="Consolas" w:eastAsia="Times New Roman" w:hAnsi="Consolas" w:cs="Courier New"/>
          <w:color w:val="0000FF"/>
          <w:sz w:val="20"/>
          <w:szCs w:val="20"/>
          <w:shd w:val="clear" w:color="auto" w:fill="FFFFFF"/>
          <w:lang w:eastAsia="en-IN"/>
        </w:rPr>
        <w:t>=</w:t>
      </w:r>
      <w:r w:rsidRPr="00F31FE9">
        <w:rPr>
          <w:rFonts w:ascii="Consolas" w:eastAsia="Times New Roman" w:hAnsi="Consolas" w:cs="Courier New"/>
          <w:color w:val="A31515"/>
          <w:sz w:val="20"/>
          <w:szCs w:val="20"/>
          <w:shd w:val="clear" w:color="auto" w:fill="FFFFFF"/>
          <w:lang w:eastAsia="en-IN"/>
        </w:rPr>
        <w:t>"Window1"</w:t>
      </w:r>
      <w:r w:rsidRPr="00F31FE9">
        <w:rPr>
          <w:rFonts w:ascii="Consolas" w:eastAsia="Times New Roman" w:hAnsi="Consolas" w:cs="Courier New"/>
          <w:color w:val="0000FF"/>
          <w:sz w:val="20"/>
          <w:szCs w:val="20"/>
          <w:shd w:val="clear" w:color="auto" w:fill="FFFFFF"/>
          <w:lang w:eastAsia="en-IN"/>
        </w:rPr>
        <w:t xml:space="preserve"> </w:t>
      </w:r>
      <w:r w:rsidRPr="00F31FE9">
        <w:rPr>
          <w:rFonts w:ascii="Consolas" w:eastAsia="Times New Roman" w:hAnsi="Consolas" w:cs="Courier New"/>
          <w:color w:val="FF0000"/>
          <w:sz w:val="20"/>
          <w:szCs w:val="20"/>
          <w:shd w:val="clear" w:color="auto" w:fill="FFFFFF"/>
          <w:lang w:eastAsia="en-IN"/>
        </w:rPr>
        <w:t>Height</w:t>
      </w:r>
      <w:r w:rsidRPr="00F31FE9">
        <w:rPr>
          <w:rFonts w:ascii="Consolas" w:eastAsia="Times New Roman" w:hAnsi="Consolas" w:cs="Courier New"/>
          <w:color w:val="0000FF"/>
          <w:sz w:val="20"/>
          <w:szCs w:val="20"/>
          <w:shd w:val="clear" w:color="auto" w:fill="FFFFFF"/>
          <w:lang w:eastAsia="en-IN"/>
        </w:rPr>
        <w:t>=</w:t>
      </w:r>
      <w:r w:rsidRPr="00F31FE9">
        <w:rPr>
          <w:rFonts w:ascii="Consolas" w:eastAsia="Times New Roman" w:hAnsi="Consolas" w:cs="Courier New"/>
          <w:color w:val="A31515"/>
          <w:sz w:val="20"/>
          <w:szCs w:val="20"/>
          <w:shd w:val="clear" w:color="auto" w:fill="FFFFFF"/>
          <w:lang w:eastAsia="en-IN"/>
        </w:rPr>
        <w:t>"300"</w:t>
      </w:r>
      <w:r w:rsidRPr="00F31FE9">
        <w:rPr>
          <w:rFonts w:ascii="Consolas" w:eastAsia="Times New Roman" w:hAnsi="Consolas" w:cs="Courier New"/>
          <w:color w:val="0000FF"/>
          <w:sz w:val="20"/>
          <w:szCs w:val="20"/>
          <w:shd w:val="clear" w:color="auto" w:fill="FFFFFF"/>
          <w:lang w:eastAsia="en-IN"/>
        </w:rPr>
        <w:t xml:space="preserve"> </w:t>
      </w:r>
      <w:r w:rsidRPr="00F31FE9">
        <w:rPr>
          <w:rFonts w:ascii="Consolas" w:eastAsia="Times New Roman" w:hAnsi="Consolas" w:cs="Courier New"/>
          <w:color w:val="FF0000"/>
          <w:sz w:val="20"/>
          <w:szCs w:val="20"/>
          <w:shd w:val="clear" w:color="auto" w:fill="FFFFFF"/>
          <w:lang w:eastAsia="en-IN"/>
        </w:rPr>
        <w:t>Width</w:t>
      </w:r>
      <w:r w:rsidRPr="00F31FE9">
        <w:rPr>
          <w:rFonts w:ascii="Consolas" w:eastAsia="Times New Roman" w:hAnsi="Consolas" w:cs="Courier New"/>
          <w:color w:val="0000FF"/>
          <w:sz w:val="20"/>
          <w:szCs w:val="20"/>
          <w:shd w:val="clear" w:color="auto" w:fill="FFFFFF"/>
          <w:lang w:eastAsia="en-IN"/>
        </w:rPr>
        <w:t>=</w:t>
      </w:r>
      <w:r w:rsidRPr="00F31FE9">
        <w:rPr>
          <w:rFonts w:ascii="Consolas" w:eastAsia="Times New Roman" w:hAnsi="Consolas" w:cs="Courier New"/>
          <w:color w:val="A31515"/>
          <w:sz w:val="20"/>
          <w:szCs w:val="20"/>
          <w:shd w:val="clear" w:color="auto" w:fill="FFFFFF"/>
          <w:lang w:eastAsia="en-IN"/>
        </w:rPr>
        <w:t>"300"</w:t>
      </w:r>
      <w:r w:rsidRPr="00F31FE9">
        <w:rPr>
          <w:rFonts w:ascii="Consolas" w:eastAsia="Times New Roman" w:hAnsi="Consolas" w:cs="Courier New"/>
          <w:color w:val="0000FF"/>
          <w:sz w:val="20"/>
          <w:szCs w:val="20"/>
          <w:shd w:val="clear" w:color="auto" w:fill="FFFFFF"/>
          <w:lang w:eastAsia="en-IN"/>
        </w:rPr>
        <w:t>&gt;</w:t>
      </w:r>
    </w:p>
    <w:p w:rsidR="00F31FE9" w:rsidRP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FFFFFF"/>
          <w:lang w:eastAsia="en-IN"/>
        </w:rPr>
      </w:pPr>
      <w:r w:rsidRPr="00F31FE9">
        <w:rPr>
          <w:rFonts w:ascii="Consolas" w:eastAsia="Times New Roman" w:hAnsi="Consolas" w:cs="Courier New"/>
          <w:color w:val="000000"/>
          <w:sz w:val="20"/>
          <w:szCs w:val="20"/>
          <w:shd w:val="clear" w:color="auto" w:fill="FFFFFF"/>
          <w:lang w:eastAsia="en-IN"/>
        </w:rPr>
        <w:t xml:space="preserve">    </w:t>
      </w:r>
      <w:r w:rsidRPr="00F31FE9">
        <w:rPr>
          <w:rFonts w:ascii="Consolas" w:eastAsia="Times New Roman" w:hAnsi="Consolas" w:cs="Courier New"/>
          <w:color w:val="0000FF"/>
          <w:sz w:val="20"/>
          <w:szCs w:val="20"/>
          <w:shd w:val="clear" w:color="auto" w:fill="FFFFFF"/>
          <w:lang w:eastAsia="en-IN"/>
        </w:rPr>
        <w:t>&lt;Grid&gt;</w:t>
      </w:r>
    </w:p>
    <w:p w:rsid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FFFFFF"/>
          <w:lang w:eastAsia="en-IN"/>
        </w:rPr>
      </w:pPr>
    </w:p>
    <w:p w:rsid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FFFFFF"/>
          <w:lang w:eastAsia="en-IN"/>
        </w:rPr>
      </w:pPr>
    </w:p>
    <w:p w:rsidR="00F31FE9" w:rsidRP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FFFFFF"/>
          <w:lang w:eastAsia="en-IN"/>
        </w:rPr>
      </w:pPr>
    </w:p>
    <w:p w:rsidR="00F31FE9" w:rsidRP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shd w:val="clear" w:color="auto" w:fill="FFFFFF"/>
          <w:lang w:eastAsia="en-IN"/>
        </w:rPr>
      </w:pPr>
      <w:r w:rsidRPr="00F31FE9">
        <w:rPr>
          <w:rFonts w:ascii="Consolas" w:eastAsia="Times New Roman" w:hAnsi="Consolas" w:cs="Courier New"/>
          <w:color w:val="000000"/>
          <w:sz w:val="20"/>
          <w:szCs w:val="20"/>
          <w:shd w:val="clear" w:color="auto" w:fill="FFFFFF"/>
          <w:lang w:eastAsia="en-IN"/>
        </w:rPr>
        <w:t xml:space="preserve">    </w:t>
      </w:r>
      <w:r w:rsidRPr="00F31FE9">
        <w:rPr>
          <w:rFonts w:ascii="Consolas" w:eastAsia="Times New Roman" w:hAnsi="Consolas" w:cs="Courier New"/>
          <w:color w:val="0000FF"/>
          <w:sz w:val="20"/>
          <w:szCs w:val="20"/>
          <w:shd w:val="clear" w:color="auto" w:fill="FFFFFF"/>
          <w:lang w:eastAsia="en-IN"/>
        </w:rPr>
        <w:t>&lt;/Grid&gt;</w:t>
      </w:r>
    </w:p>
    <w:p w:rsidR="00F31FE9" w:rsidRPr="00F31FE9" w:rsidRDefault="00F31FE9" w:rsidP="00F31F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IN"/>
        </w:rPr>
      </w:pPr>
      <w:r w:rsidRPr="00F31FE9">
        <w:rPr>
          <w:rFonts w:ascii="Consolas" w:eastAsia="Times New Roman" w:hAnsi="Consolas" w:cs="Courier New"/>
          <w:color w:val="0000FF"/>
          <w:sz w:val="20"/>
          <w:szCs w:val="20"/>
          <w:shd w:val="clear" w:color="auto" w:fill="FFFFFF"/>
          <w:lang w:eastAsia="en-IN"/>
        </w:rPr>
        <w:t>&lt;/Window&gt;</w:t>
      </w:r>
    </w:p>
    <w:p w:rsidR="00F31FE9" w:rsidRDefault="00F31FE9"/>
    <w:p w:rsidR="00F31FE9" w:rsidRDefault="00F31FE9">
      <w:pPr>
        <w:rPr>
          <w:rFonts w:ascii="Segoe UI" w:hAnsi="Segoe UI" w:cs="Segoe UI"/>
          <w:color w:val="212529"/>
          <w:shd w:val="clear" w:color="auto" w:fill="FFFFFF"/>
        </w:rPr>
      </w:pPr>
      <w:r>
        <w:rPr>
          <w:rFonts w:ascii="Segoe UI" w:hAnsi="Segoe UI" w:cs="Segoe UI"/>
          <w:color w:val="212529"/>
          <w:shd w:val="clear" w:color="auto" w:fill="FFFFFF"/>
        </w:rPr>
        <w:t>The </w:t>
      </w:r>
      <w:r>
        <w:rPr>
          <w:rFonts w:ascii="Segoe UI" w:hAnsi="Segoe UI" w:cs="Segoe UI"/>
          <w:i/>
          <w:iCs/>
          <w:color w:val="212529"/>
          <w:shd w:val="clear" w:color="auto" w:fill="FFFFFF"/>
        </w:rPr>
        <w:t>x</w:t>
      </w:r>
      <w:proofErr w:type="gramStart"/>
      <w:r>
        <w:rPr>
          <w:rFonts w:ascii="Segoe UI" w:hAnsi="Segoe UI" w:cs="Segoe UI"/>
          <w:i/>
          <w:iCs/>
          <w:color w:val="212529"/>
          <w:shd w:val="clear" w:color="auto" w:fill="FFFFFF"/>
        </w:rPr>
        <w:t>:class</w:t>
      </w:r>
      <w:proofErr w:type="gramEnd"/>
      <w:r>
        <w:rPr>
          <w:rFonts w:ascii="Segoe UI" w:hAnsi="Segoe UI" w:cs="Segoe UI"/>
          <w:color w:val="212529"/>
          <w:shd w:val="clear" w:color="auto" w:fill="FFFFFF"/>
        </w:rPr>
        <w:t> attribute tells the XAML file which class to use, in this case Window1, which Visual Studio has created for us as well. You will find it in the project tree in VS, as a child node of the XAML file. By default, it looks something like this:</w:t>
      </w:r>
    </w:p>
    <w:p w:rsidR="00F31FE9" w:rsidRDefault="00F31FE9">
      <w:pPr>
        <w:rPr>
          <w:rFonts w:ascii="Segoe UI" w:hAnsi="Segoe UI" w:cs="Segoe UI"/>
          <w:color w:val="212529"/>
          <w:shd w:val="clear" w:color="auto" w:fill="FFFFFF"/>
        </w:rPr>
      </w:pP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proofErr w:type="gramStart"/>
      <w:r w:rsidRPr="00F31FE9">
        <w:rPr>
          <w:rFonts w:ascii="Consolas" w:eastAsia="Times New Roman" w:hAnsi="Consolas" w:cs="Times New Roman"/>
          <w:color w:val="0000FF"/>
          <w:sz w:val="21"/>
          <w:szCs w:val="21"/>
          <w:lang w:eastAsia="en-IN"/>
        </w:rPr>
        <w:t>using</w:t>
      </w:r>
      <w:proofErr w:type="gramEnd"/>
      <w:r w:rsidRPr="00F31FE9">
        <w:rPr>
          <w:rFonts w:ascii="Consolas" w:eastAsia="Times New Roman" w:hAnsi="Consolas" w:cs="Times New Roman"/>
          <w:color w:val="000000"/>
          <w:sz w:val="21"/>
          <w:szCs w:val="21"/>
          <w:shd w:val="clear" w:color="auto" w:fill="EEEEEE"/>
          <w:lang w:eastAsia="en-IN"/>
        </w:rPr>
        <w:t xml:space="preserve"> System;</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proofErr w:type="gramStart"/>
      <w:r w:rsidRPr="00F31FE9">
        <w:rPr>
          <w:rFonts w:ascii="Consolas" w:eastAsia="Times New Roman" w:hAnsi="Consolas" w:cs="Times New Roman"/>
          <w:color w:val="0000FF"/>
          <w:sz w:val="21"/>
          <w:szCs w:val="21"/>
          <w:lang w:eastAsia="en-IN"/>
        </w:rPr>
        <w:t>using</w:t>
      </w:r>
      <w:proofErr w:type="gramEnd"/>
      <w:r w:rsidRPr="00F31FE9">
        <w:rPr>
          <w:rFonts w:ascii="Consolas" w:eastAsia="Times New Roman" w:hAnsi="Consolas" w:cs="Times New Roman"/>
          <w:color w:val="000000"/>
          <w:sz w:val="21"/>
          <w:szCs w:val="21"/>
          <w:shd w:val="clear" w:color="auto" w:fill="EEEEEE"/>
          <w:lang w:eastAsia="en-IN"/>
        </w:rPr>
        <w:t xml:space="preserve"> </w:t>
      </w:r>
      <w:proofErr w:type="spellStart"/>
      <w:r w:rsidRPr="00F31FE9">
        <w:rPr>
          <w:rFonts w:ascii="Consolas" w:eastAsia="Times New Roman" w:hAnsi="Consolas" w:cs="Times New Roman"/>
          <w:color w:val="000000"/>
          <w:sz w:val="21"/>
          <w:szCs w:val="21"/>
          <w:shd w:val="clear" w:color="auto" w:fill="EEEEEE"/>
          <w:lang w:eastAsia="en-IN"/>
        </w:rPr>
        <w:t>System.Windows</w:t>
      </w:r>
      <w:proofErr w:type="spellEnd"/>
      <w:r w:rsidRPr="00F31FE9">
        <w:rPr>
          <w:rFonts w:ascii="Consolas" w:eastAsia="Times New Roman" w:hAnsi="Consolas" w:cs="Times New Roman"/>
          <w:color w:val="000000"/>
          <w:sz w:val="21"/>
          <w:szCs w:val="21"/>
          <w:shd w:val="clear" w:color="auto" w:fill="EEEEEE"/>
          <w:lang w:eastAsia="en-IN"/>
        </w:rPr>
        <w:t>;</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proofErr w:type="gramStart"/>
      <w:r w:rsidRPr="00F31FE9">
        <w:rPr>
          <w:rFonts w:ascii="Consolas" w:eastAsia="Times New Roman" w:hAnsi="Consolas" w:cs="Times New Roman"/>
          <w:color w:val="0000FF"/>
          <w:sz w:val="21"/>
          <w:szCs w:val="21"/>
          <w:lang w:eastAsia="en-IN"/>
        </w:rPr>
        <w:t>using</w:t>
      </w:r>
      <w:proofErr w:type="gramEnd"/>
      <w:r w:rsidRPr="00F31FE9">
        <w:rPr>
          <w:rFonts w:ascii="Consolas" w:eastAsia="Times New Roman" w:hAnsi="Consolas" w:cs="Times New Roman"/>
          <w:color w:val="000000"/>
          <w:sz w:val="21"/>
          <w:szCs w:val="21"/>
          <w:shd w:val="clear" w:color="auto" w:fill="EEEEEE"/>
          <w:lang w:eastAsia="en-IN"/>
        </w:rPr>
        <w:t xml:space="preserve"> </w:t>
      </w:r>
      <w:proofErr w:type="spellStart"/>
      <w:r w:rsidRPr="00F31FE9">
        <w:rPr>
          <w:rFonts w:ascii="Consolas" w:eastAsia="Times New Roman" w:hAnsi="Consolas" w:cs="Times New Roman"/>
          <w:color w:val="000000"/>
          <w:sz w:val="21"/>
          <w:szCs w:val="21"/>
          <w:shd w:val="clear" w:color="auto" w:fill="EEEEEE"/>
          <w:lang w:eastAsia="en-IN"/>
        </w:rPr>
        <w:t>System.Windows.Controls</w:t>
      </w:r>
      <w:proofErr w:type="spellEnd"/>
      <w:r w:rsidRPr="00F31FE9">
        <w:rPr>
          <w:rFonts w:ascii="Consolas" w:eastAsia="Times New Roman" w:hAnsi="Consolas" w:cs="Times New Roman"/>
          <w:color w:val="000000"/>
          <w:sz w:val="21"/>
          <w:szCs w:val="21"/>
          <w:shd w:val="clear" w:color="auto" w:fill="EEEEEE"/>
          <w:lang w:eastAsia="en-IN"/>
        </w:rPr>
        <w:t>;</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i/>
          <w:iCs/>
          <w:color w:val="008000"/>
          <w:sz w:val="21"/>
          <w:szCs w:val="21"/>
          <w:lang w:eastAsia="en-IN"/>
        </w:rPr>
        <w:t>//…more using statements</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proofErr w:type="gramStart"/>
      <w:r w:rsidRPr="00F31FE9">
        <w:rPr>
          <w:rFonts w:ascii="Consolas" w:eastAsia="Times New Roman" w:hAnsi="Consolas" w:cs="Times New Roman"/>
          <w:color w:val="0000FF"/>
          <w:sz w:val="21"/>
          <w:szCs w:val="21"/>
          <w:lang w:eastAsia="en-IN"/>
        </w:rPr>
        <w:t>namespace</w:t>
      </w:r>
      <w:proofErr w:type="gramEnd"/>
      <w:r w:rsidRPr="00F31FE9">
        <w:rPr>
          <w:rFonts w:ascii="Consolas" w:eastAsia="Times New Roman" w:hAnsi="Consolas" w:cs="Times New Roman"/>
          <w:color w:val="000000"/>
          <w:sz w:val="21"/>
          <w:szCs w:val="21"/>
          <w:shd w:val="clear" w:color="auto" w:fill="EEEEEE"/>
          <w:lang w:eastAsia="en-IN"/>
        </w:rPr>
        <w:t xml:space="preserve"> </w:t>
      </w:r>
      <w:r w:rsidRPr="00F31FE9">
        <w:rPr>
          <w:rFonts w:ascii="Consolas" w:eastAsia="Times New Roman" w:hAnsi="Consolas" w:cs="Times New Roman"/>
          <w:color w:val="A31515"/>
          <w:sz w:val="21"/>
          <w:szCs w:val="21"/>
          <w:lang w:eastAsia="en-IN"/>
        </w:rPr>
        <w:t>WpfApplication1</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r w:rsidRPr="00F31FE9">
        <w:rPr>
          <w:rFonts w:ascii="Consolas" w:eastAsia="Times New Roman" w:hAnsi="Consolas" w:cs="Times New Roman"/>
          <w:color w:val="808080"/>
          <w:sz w:val="21"/>
          <w:szCs w:val="21"/>
          <w:lang w:eastAsia="en-IN"/>
        </w:rPr>
        <w:t>///</w:t>
      </w:r>
      <w:r w:rsidRPr="00F31FE9">
        <w:rPr>
          <w:rFonts w:ascii="Consolas" w:eastAsia="Times New Roman" w:hAnsi="Consolas" w:cs="Times New Roman"/>
          <w:color w:val="008000"/>
          <w:sz w:val="21"/>
          <w:szCs w:val="21"/>
          <w:lang w:eastAsia="en-IN"/>
        </w:rPr>
        <w:t xml:space="preserve"> </w:t>
      </w:r>
      <w:r w:rsidRPr="00F31FE9">
        <w:rPr>
          <w:rFonts w:ascii="Consolas" w:eastAsia="Times New Roman" w:hAnsi="Consolas" w:cs="Times New Roman"/>
          <w:color w:val="808080"/>
          <w:sz w:val="21"/>
          <w:szCs w:val="21"/>
          <w:lang w:eastAsia="en-IN"/>
        </w:rPr>
        <w:t>&lt;summary&gt;</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r w:rsidRPr="00F31FE9">
        <w:rPr>
          <w:rFonts w:ascii="Consolas" w:eastAsia="Times New Roman" w:hAnsi="Consolas" w:cs="Times New Roman"/>
          <w:color w:val="808080"/>
          <w:sz w:val="21"/>
          <w:szCs w:val="21"/>
          <w:lang w:eastAsia="en-IN"/>
        </w:rPr>
        <w:t>///</w:t>
      </w:r>
      <w:r w:rsidRPr="00F31FE9">
        <w:rPr>
          <w:rFonts w:ascii="Consolas" w:eastAsia="Times New Roman" w:hAnsi="Consolas" w:cs="Times New Roman"/>
          <w:color w:val="008000"/>
          <w:sz w:val="21"/>
          <w:szCs w:val="21"/>
          <w:lang w:eastAsia="en-IN"/>
        </w:rPr>
        <w:t xml:space="preserve"> Interaction logic for Window1.xaml</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r w:rsidRPr="00F31FE9">
        <w:rPr>
          <w:rFonts w:ascii="Consolas" w:eastAsia="Times New Roman" w:hAnsi="Consolas" w:cs="Times New Roman"/>
          <w:color w:val="808080"/>
          <w:sz w:val="21"/>
          <w:szCs w:val="21"/>
          <w:lang w:eastAsia="en-IN"/>
        </w:rPr>
        <w:t>///</w:t>
      </w:r>
      <w:r w:rsidRPr="00F31FE9">
        <w:rPr>
          <w:rFonts w:ascii="Consolas" w:eastAsia="Times New Roman" w:hAnsi="Consolas" w:cs="Times New Roman"/>
          <w:color w:val="008000"/>
          <w:sz w:val="21"/>
          <w:szCs w:val="21"/>
          <w:lang w:eastAsia="en-IN"/>
        </w:rPr>
        <w:t xml:space="preserve"> </w:t>
      </w:r>
      <w:r w:rsidRPr="00F31FE9">
        <w:rPr>
          <w:rFonts w:ascii="Consolas" w:eastAsia="Times New Roman" w:hAnsi="Consolas" w:cs="Times New Roman"/>
          <w:color w:val="808080"/>
          <w:sz w:val="21"/>
          <w:szCs w:val="21"/>
          <w:lang w:eastAsia="en-IN"/>
        </w:rPr>
        <w:t>&lt;/summary&gt;</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proofErr w:type="gramStart"/>
      <w:r w:rsidRPr="00F31FE9">
        <w:rPr>
          <w:rFonts w:ascii="Consolas" w:eastAsia="Times New Roman" w:hAnsi="Consolas" w:cs="Times New Roman"/>
          <w:color w:val="0000FF"/>
          <w:sz w:val="21"/>
          <w:szCs w:val="21"/>
          <w:lang w:eastAsia="en-IN"/>
        </w:rPr>
        <w:t>public</w:t>
      </w:r>
      <w:proofErr w:type="gramEnd"/>
      <w:r w:rsidRPr="00F31FE9">
        <w:rPr>
          <w:rFonts w:ascii="Consolas" w:eastAsia="Times New Roman" w:hAnsi="Consolas" w:cs="Times New Roman"/>
          <w:color w:val="000000"/>
          <w:sz w:val="21"/>
          <w:szCs w:val="21"/>
          <w:shd w:val="clear" w:color="auto" w:fill="EEEEEE"/>
          <w:lang w:eastAsia="en-IN"/>
        </w:rPr>
        <w:t xml:space="preserve"> </w:t>
      </w:r>
      <w:r w:rsidRPr="00F31FE9">
        <w:rPr>
          <w:rFonts w:ascii="Consolas" w:eastAsia="Times New Roman" w:hAnsi="Consolas" w:cs="Times New Roman"/>
          <w:color w:val="0000FF"/>
          <w:sz w:val="21"/>
          <w:szCs w:val="21"/>
          <w:lang w:eastAsia="en-IN"/>
        </w:rPr>
        <w:t>partial</w:t>
      </w:r>
      <w:r w:rsidRPr="00F31FE9">
        <w:rPr>
          <w:rFonts w:ascii="Consolas" w:eastAsia="Times New Roman" w:hAnsi="Consolas" w:cs="Times New Roman"/>
          <w:color w:val="000000"/>
          <w:sz w:val="21"/>
          <w:szCs w:val="21"/>
          <w:shd w:val="clear" w:color="auto" w:fill="EEEEEE"/>
          <w:lang w:eastAsia="en-IN"/>
        </w:rPr>
        <w:t xml:space="preserve"> </w:t>
      </w:r>
      <w:r w:rsidRPr="00F31FE9">
        <w:rPr>
          <w:rFonts w:ascii="Consolas" w:eastAsia="Times New Roman" w:hAnsi="Consolas" w:cs="Times New Roman"/>
          <w:color w:val="0000FF"/>
          <w:sz w:val="21"/>
          <w:szCs w:val="21"/>
          <w:lang w:eastAsia="en-IN"/>
        </w:rPr>
        <w:t>class</w:t>
      </w:r>
      <w:r w:rsidRPr="00F31FE9">
        <w:rPr>
          <w:rFonts w:ascii="Consolas" w:eastAsia="Times New Roman" w:hAnsi="Consolas" w:cs="Times New Roman"/>
          <w:color w:val="000000"/>
          <w:sz w:val="21"/>
          <w:szCs w:val="21"/>
          <w:shd w:val="clear" w:color="auto" w:fill="EEEEEE"/>
          <w:lang w:eastAsia="en-IN"/>
        </w:rPr>
        <w:t xml:space="preserve"> </w:t>
      </w:r>
      <w:r w:rsidRPr="00F31FE9">
        <w:rPr>
          <w:rFonts w:ascii="Consolas" w:eastAsia="Times New Roman" w:hAnsi="Consolas" w:cs="Times New Roman"/>
          <w:color w:val="A31515"/>
          <w:sz w:val="21"/>
          <w:szCs w:val="21"/>
          <w:lang w:eastAsia="en-IN"/>
        </w:rPr>
        <w:t>Window1</w:t>
      </w:r>
      <w:r w:rsidRPr="00F31FE9">
        <w:rPr>
          <w:rFonts w:ascii="Consolas" w:eastAsia="Times New Roman" w:hAnsi="Consolas" w:cs="Times New Roman"/>
          <w:color w:val="000000"/>
          <w:sz w:val="21"/>
          <w:szCs w:val="21"/>
          <w:shd w:val="clear" w:color="auto" w:fill="EEEEEE"/>
          <w:lang w:eastAsia="en-IN"/>
        </w:rPr>
        <w:t xml:space="preserve"> : </w:t>
      </w:r>
      <w:r w:rsidRPr="00F31FE9">
        <w:rPr>
          <w:rFonts w:ascii="Consolas" w:eastAsia="Times New Roman" w:hAnsi="Consolas" w:cs="Times New Roman"/>
          <w:color w:val="A31515"/>
          <w:sz w:val="21"/>
          <w:szCs w:val="21"/>
          <w:lang w:eastAsia="en-IN"/>
        </w:rPr>
        <w:t>Window</w:t>
      </w:r>
    </w:p>
    <w:p w:rsid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p>
    <w:p w:rsid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p>
    <w:p w:rsid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proofErr w:type="gramStart"/>
      <w:r w:rsidRPr="00F31FE9">
        <w:rPr>
          <w:rFonts w:ascii="Consolas" w:eastAsia="Times New Roman" w:hAnsi="Consolas" w:cs="Times New Roman"/>
          <w:color w:val="0000FF"/>
          <w:sz w:val="21"/>
          <w:szCs w:val="21"/>
          <w:lang w:eastAsia="en-IN"/>
        </w:rPr>
        <w:t>public</w:t>
      </w:r>
      <w:proofErr w:type="gramEnd"/>
      <w:r w:rsidRPr="00F31FE9">
        <w:rPr>
          <w:rFonts w:ascii="Consolas" w:eastAsia="Times New Roman" w:hAnsi="Consolas" w:cs="Times New Roman"/>
          <w:color w:val="000000"/>
          <w:sz w:val="21"/>
          <w:szCs w:val="21"/>
          <w:lang w:eastAsia="en-IN"/>
        </w:rPr>
        <w:t xml:space="preserve"> </w:t>
      </w:r>
      <w:r w:rsidRPr="00F31FE9">
        <w:rPr>
          <w:rFonts w:ascii="Consolas" w:eastAsia="Times New Roman" w:hAnsi="Consolas" w:cs="Times New Roman"/>
          <w:color w:val="A31515"/>
          <w:sz w:val="21"/>
          <w:szCs w:val="21"/>
          <w:lang w:eastAsia="en-IN"/>
        </w:rPr>
        <w:t>Window1</w:t>
      </w:r>
      <w:r w:rsidRPr="00F31FE9">
        <w:rPr>
          <w:rFonts w:ascii="Consolas" w:eastAsia="Times New Roman" w:hAnsi="Consolas" w:cs="Times New Roman"/>
          <w:color w:val="000000"/>
          <w:sz w:val="21"/>
          <w:szCs w:val="21"/>
          <w:lang w:eastAsia="en-IN"/>
        </w:rPr>
        <w:t>()</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proofErr w:type="spellStart"/>
      <w:proofErr w:type="gramStart"/>
      <w:r w:rsidRPr="00F31FE9">
        <w:rPr>
          <w:rFonts w:ascii="Consolas" w:eastAsia="Times New Roman" w:hAnsi="Consolas" w:cs="Times New Roman"/>
          <w:color w:val="000000"/>
          <w:sz w:val="21"/>
          <w:szCs w:val="21"/>
          <w:shd w:val="clear" w:color="auto" w:fill="EEEEEE"/>
          <w:lang w:eastAsia="en-IN"/>
        </w:rPr>
        <w:t>InitializeComponent</w:t>
      </w:r>
      <w:proofErr w:type="spellEnd"/>
      <w:r w:rsidRPr="00F31FE9">
        <w:rPr>
          <w:rFonts w:ascii="Consolas" w:eastAsia="Times New Roman" w:hAnsi="Consolas" w:cs="Times New Roman"/>
          <w:color w:val="000000"/>
          <w:sz w:val="21"/>
          <w:szCs w:val="21"/>
          <w:shd w:val="clear" w:color="auto" w:fill="EEEEEE"/>
          <w:lang w:eastAsia="en-IN"/>
        </w:rPr>
        <w:t>(</w:t>
      </w:r>
      <w:proofErr w:type="gramEnd"/>
      <w:r w:rsidRPr="00F31FE9">
        <w:rPr>
          <w:rFonts w:ascii="Consolas" w:eastAsia="Times New Roman" w:hAnsi="Consolas" w:cs="Times New Roman"/>
          <w:color w:val="000000"/>
          <w:sz w:val="21"/>
          <w:szCs w:val="21"/>
          <w:shd w:val="clear" w:color="auto" w:fill="EEEEEE"/>
          <w:lang w:eastAsia="en-IN"/>
        </w:rPr>
        <w:t>);</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p>
    <w:p w:rsidR="00F31FE9" w:rsidRPr="00F31FE9" w:rsidRDefault="00F31FE9" w:rsidP="00F31FE9">
      <w:pPr>
        <w:spacing w:after="0" w:line="240" w:lineRule="auto"/>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 xml:space="preserve">    }</w:t>
      </w:r>
    </w:p>
    <w:p w:rsidR="00F31FE9" w:rsidRDefault="00F31FE9" w:rsidP="00F31FE9">
      <w:pPr>
        <w:rPr>
          <w:rFonts w:ascii="Consolas" w:eastAsia="Times New Roman" w:hAnsi="Consolas" w:cs="Times New Roman"/>
          <w:color w:val="000000"/>
          <w:sz w:val="21"/>
          <w:szCs w:val="21"/>
          <w:shd w:val="clear" w:color="auto" w:fill="EEEEEE"/>
          <w:lang w:eastAsia="en-IN"/>
        </w:rPr>
      </w:pPr>
      <w:r w:rsidRPr="00F31FE9">
        <w:rPr>
          <w:rFonts w:ascii="Consolas" w:eastAsia="Times New Roman" w:hAnsi="Consolas" w:cs="Times New Roman"/>
          <w:color w:val="000000"/>
          <w:sz w:val="21"/>
          <w:szCs w:val="21"/>
          <w:shd w:val="clear" w:color="auto" w:fill="EEEEEE"/>
          <w:lang w:eastAsia="en-IN"/>
        </w:rPr>
        <w:t>}</w:t>
      </w:r>
    </w:p>
    <w:p w:rsidR="00F31FE9" w:rsidRDefault="00F31FE9" w:rsidP="00F31FE9">
      <w:pPr>
        <w:rPr>
          <w:rFonts w:ascii="Consolas" w:eastAsia="Times New Roman" w:hAnsi="Consolas" w:cs="Times New Roman"/>
          <w:color w:val="000000"/>
          <w:sz w:val="21"/>
          <w:szCs w:val="21"/>
          <w:shd w:val="clear" w:color="auto" w:fill="EEEEEE"/>
          <w:lang w:eastAsia="en-IN"/>
        </w:rPr>
      </w:pPr>
    </w:p>
    <w:p w:rsidR="00F31FE9" w:rsidRDefault="00F31FE9" w:rsidP="00F31FE9">
      <w:pPr>
        <w:rPr>
          <w:rFonts w:ascii="Consolas" w:eastAsia="Times New Roman" w:hAnsi="Consolas" w:cs="Times New Roman"/>
          <w:color w:val="000000"/>
          <w:sz w:val="21"/>
          <w:szCs w:val="21"/>
          <w:shd w:val="clear" w:color="auto" w:fill="EEEEEE"/>
          <w:lang w:eastAsia="en-IN"/>
        </w:rPr>
      </w:pPr>
    </w:p>
    <w:p w:rsidR="00F31FE9" w:rsidRDefault="00F31FE9" w:rsidP="00F31FE9">
      <w:pPr>
        <w:rPr>
          <w:rFonts w:ascii="Segoe UI" w:hAnsi="Segoe UI" w:cs="Segoe UI"/>
          <w:color w:val="212529"/>
          <w:shd w:val="clear" w:color="auto" w:fill="FFFFFF"/>
        </w:rPr>
      </w:pPr>
      <w:proofErr w:type="gramStart"/>
      <w:r>
        <w:rPr>
          <w:rFonts w:ascii="Segoe UI" w:hAnsi="Segoe UI" w:cs="Segoe UI"/>
          <w:color w:val="212529"/>
          <w:shd w:val="clear" w:color="auto" w:fill="FFFFFF"/>
        </w:rPr>
        <w:t>the</w:t>
      </w:r>
      <w:proofErr w:type="gramEnd"/>
      <w:r>
        <w:rPr>
          <w:rFonts w:ascii="Segoe UI" w:hAnsi="Segoe UI" w:cs="Segoe UI"/>
          <w:color w:val="212529"/>
          <w:shd w:val="clear" w:color="auto" w:fill="FFFFFF"/>
        </w:rPr>
        <w:t xml:space="preserve"> Window1 class is </w:t>
      </w:r>
      <w:proofErr w:type="spellStart"/>
      <w:r>
        <w:rPr>
          <w:rFonts w:ascii="Segoe UI" w:hAnsi="Segoe UI" w:cs="Segoe UI"/>
          <w:color w:val="212529"/>
          <w:shd w:val="clear" w:color="auto" w:fill="FFFFFF"/>
        </w:rPr>
        <w:t>definied</w:t>
      </w:r>
      <w:proofErr w:type="spellEnd"/>
      <w:r>
        <w:rPr>
          <w:rFonts w:ascii="Segoe UI" w:hAnsi="Segoe UI" w:cs="Segoe UI"/>
          <w:color w:val="212529"/>
          <w:shd w:val="clear" w:color="auto" w:fill="FFFFFF"/>
        </w:rPr>
        <w:t xml:space="preserve"> as partial, because it's being combined with your XAML file in runtime to give you the full window. This is actually what the call to </w:t>
      </w:r>
      <w:proofErr w:type="spellStart"/>
      <w:proofErr w:type="gramStart"/>
      <w:r>
        <w:rPr>
          <w:rFonts w:ascii="Segoe UI" w:hAnsi="Segoe UI" w:cs="Segoe UI"/>
          <w:color w:val="212529"/>
          <w:shd w:val="clear" w:color="auto" w:fill="FFFFFF"/>
        </w:rPr>
        <w:t>InitializeComponent</w:t>
      </w:r>
      <w:proofErr w:type="spellEnd"/>
      <w:r>
        <w:rPr>
          <w:rFonts w:ascii="Segoe UI" w:hAnsi="Segoe UI" w:cs="Segoe UI"/>
          <w:color w:val="212529"/>
          <w:shd w:val="clear" w:color="auto" w:fill="FFFFFF"/>
        </w:rPr>
        <w:t>(</w:t>
      </w:r>
      <w:proofErr w:type="gramEnd"/>
      <w:r>
        <w:rPr>
          <w:rFonts w:ascii="Segoe UI" w:hAnsi="Segoe UI" w:cs="Segoe UI"/>
          <w:color w:val="212529"/>
          <w:shd w:val="clear" w:color="auto" w:fill="FFFFFF"/>
        </w:rPr>
        <w:t>) does, which is why it's required to get a full functioning window up and running.</w:t>
      </w:r>
    </w:p>
    <w:p w:rsidR="00F31FE9" w:rsidRDefault="00F31FE9" w:rsidP="00F31FE9">
      <w:pPr>
        <w:rPr>
          <w:rFonts w:ascii="Segoe UI" w:hAnsi="Segoe UI" w:cs="Segoe UI"/>
          <w:color w:val="212529"/>
          <w:shd w:val="clear" w:color="auto" w:fill="FFFFFF"/>
        </w:rPr>
      </w:pPr>
    </w:p>
    <w:p w:rsidR="00F31FE9" w:rsidRDefault="00F31FE9" w:rsidP="00F31FE9">
      <w:pPr>
        <w:rPr>
          <w:rFonts w:ascii="Segoe UI" w:hAnsi="Segoe UI" w:cs="Segoe UI"/>
          <w:color w:val="212529"/>
          <w:shd w:val="clear" w:color="auto" w:fill="FFFFFF"/>
        </w:rPr>
      </w:pPr>
      <w:r>
        <w:rPr>
          <w:rFonts w:ascii="Segoe UI" w:hAnsi="Segoe UI" w:cs="Segoe UI"/>
          <w:color w:val="212529"/>
          <w:shd w:val="clear" w:color="auto" w:fill="FFFFFF"/>
        </w:rPr>
        <w:t>You will also notice that Visual Studio has created a Grid control for us inside the Window. The Grid is one of the WPF panels, and while it could be any panel or control, the Window can only have ONE child control, so a Panel, which in turn can contain multiple child controls, is usually a good choice</w:t>
      </w:r>
    </w:p>
    <w:p w:rsidR="00F31FE9" w:rsidRDefault="00F31FE9" w:rsidP="00F31FE9">
      <w:pPr>
        <w:rPr>
          <w:rFonts w:ascii="Segoe UI" w:hAnsi="Segoe UI" w:cs="Segoe UI"/>
          <w:color w:val="212529"/>
          <w:shd w:val="clear" w:color="auto" w:fill="FFFFFF"/>
        </w:rPr>
      </w:pPr>
    </w:p>
    <w:p w:rsidR="00F31FE9" w:rsidRDefault="00F31FE9" w:rsidP="00F31FE9">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 xml:space="preserve">Working with </w:t>
      </w:r>
      <w:proofErr w:type="spellStart"/>
      <w:r>
        <w:rPr>
          <w:rFonts w:ascii="Segoe UI" w:hAnsi="Segoe UI" w:cs="Segoe UI"/>
          <w:b w:val="0"/>
          <w:bCs w:val="0"/>
          <w:color w:val="212529"/>
        </w:rPr>
        <w:t>App.xaml</w:t>
      </w:r>
      <w:proofErr w:type="spellEnd"/>
    </w:p>
    <w:p w:rsidR="00F31FE9" w:rsidRDefault="00F31FE9" w:rsidP="00F31FE9">
      <w:pPr>
        <w:pStyle w:val="NormalWeb"/>
        <w:shd w:val="clear" w:color="auto" w:fill="FFFFFF"/>
        <w:spacing w:before="288" w:beforeAutospacing="0" w:after="288" w:afterAutospacing="0"/>
        <w:rPr>
          <w:rFonts w:ascii="Segoe UI" w:hAnsi="Segoe UI" w:cs="Segoe UI"/>
          <w:color w:val="212529"/>
        </w:rPr>
      </w:pPr>
      <w:proofErr w:type="spellStart"/>
      <w:r>
        <w:rPr>
          <w:rFonts w:ascii="Segoe UI" w:hAnsi="Segoe UI" w:cs="Segoe UI"/>
          <w:color w:val="212529"/>
        </w:rPr>
        <w:t>App.xaml</w:t>
      </w:r>
      <w:proofErr w:type="spellEnd"/>
      <w:r>
        <w:rPr>
          <w:rFonts w:ascii="Segoe UI" w:hAnsi="Segoe UI" w:cs="Segoe UI"/>
          <w:color w:val="212529"/>
        </w:rPr>
        <w:t xml:space="preserve"> is the declarative starting point of your application. Visual Studio will automatically create it for you when you start a new WPF application, including a Code-behind file called </w:t>
      </w:r>
      <w:proofErr w:type="spellStart"/>
      <w:r>
        <w:rPr>
          <w:rFonts w:ascii="Segoe UI" w:hAnsi="Segoe UI" w:cs="Segoe UI"/>
          <w:color w:val="212529"/>
        </w:rPr>
        <w:t>App.xaml.cs</w:t>
      </w:r>
      <w:proofErr w:type="spellEnd"/>
      <w:r>
        <w:rPr>
          <w:rFonts w:ascii="Segoe UI" w:hAnsi="Segoe UI" w:cs="Segoe UI"/>
          <w:color w:val="212529"/>
        </w:rPr>
        <w:t xml:space="preserve">. They work much like for a Window, where the two files are partial classes, working together to allow you to work in both </w:t>
      </w:r>
      <w:proofErr w:type="spellStart"/>
      <w:r>
        <w:rPr>
          <w:rFonts w:ascii="Segoe UI" w:hAnsi="Segoe UI" w:cs="Segoe UI"/>
          <w:color w:val="212529"/>
        </w:rPr>
        <w:t>markup</w:t>
      </w:r>
      <w:proofErr w:type="spellEnd"/>
      <w:r>
        <w:rPr>
          <w:rFonts w:ascii="Segoe UI" w:hAnsi="Segoe UI" w:cs="Segoe UI"/>
          <w:color w:val="212529"/>
        </w:rPr>
        <w:t xml:space="preserve"> (XAML) and Code-behind.</w:t>
      </w:r>
    </w:p>
    <w:p w:rsidR="00F31FE9" w:rsidRDefault="00F31FE9" w:rsidP="00F31FE9">
      <w:pPr>
        <w:pStyle w:val="NormalWeb"/>
        <w:shd w:val="clear" w:color="auto" w:fill="FFFFFF"/>
        <w:spacing w:before="288" w:beforeAutospacing="0" w:after="288" w:afterAutospacing="0"/>
        <w:rPr>
          <w:rFonts w:ascii="Segoe UI" w:hAnsi="Segoe UI" w:cs="Segoe UI"/>
          <w:color w:val="212529"/>
        </w:rPr>
      </w:pPr>
      <w:proofErr w:type="spellStart"/>
      <w:r>
        <w:rPr>
          <w:rFonts w:ascii="Segoe UI" w:hAnsi="Segoe UI" w:cs="Segoe UI"/>
          <w:color w:val="212529"/>
        </w:rPr>
        <w:t>App.xaml.cs</w:t>
      </w:r>
      <w:proofErr w:type="spellEnd"/>
      <w:r>
        <w:rPr>
          <w:rFonts w:ascii="Segoe UI" w:hAnsi="Segoe UI" w:cs="Segoe UI"/>
          <w:color w:val="212529"/>
        </w:rPr>
        <w:t xml:space="preserve"> extends the Application class, which is a central class in a WPF Windows application. .NET will go to this class for starting instructions and then start the desired Window or Page from there. This is also the place to subscribe to important application events, like application start, unhandled exceptions and so on.</w:t>
      </w:r>
    </w:p>
    <w:p w:rsidR="003B73F7" w:rsidRDefault="006C595B" w:rsidP="003B73F7">
      <w:pPr>
        <w:jc w:val="center"/>
        <w:rPr>
          <w:rFonts w:ascii="Segoe UI" w:hAnsi="Segoe UI" w:cs="Segoe UI"/>
          <w:b/>
          <w:bCs/>
          <w:color w:val="FFFFFF"/>
          <w:sz w:val="33"/>
          <w:szCs w:val="33"/>
        </w:rPr>
      </w:pPr>
      <w:r>
        <w:lastRenderedPageBreak/>
        <w:fldChar w:fldCharType="begin"/>
      </w:r>
      <w:r>
        <w:instrText xml:space="preserve"> HYPERLINK "https://wpf-tutorial.com/" </w:instrText>
      </w:r>
      <w:r>
        <w:fldChar w:fldCharType="separate"/>
      </w:r>
      <w:r w:rsidR="003B73F7">
        <w:rPr>
          <w:rStyle w:val="Hyperlink"/>
          <w:rFonts w:ascii="Segoe UI" w:hAnsi="Segoe UI" w:cs="Segoe UI"/>
          <w:b/>
          <w:bCs/>
          <w:color w:val="FFFFFF"/>
          <w:sz w:val="33"/>
          <w:szCs w:val="33"/>
        </w:rPr>
        <w:t>WPF Tutorial</w:t>
      </w:r>
      <w:r>
        <w:rPr>
          <w:rStyle w:val="Hyperlink"/>
          <w:rFonts w:ascii="Segoe UI" w:hAnsi="Segoe UI" w:cs="Segoe UI"/>
          <w:b/>
          <w:bCs/>
          <w:color w:val="FFFFFF"/>
          <w:sz w:val="33"/>
          <w:szCs w:val="33"/>
        </w:rPr>
        <w:fldChar w:fldCharType="end"/>
      </w:r>
      <w:bookmarkStart w:id="0" w:name="_GoBack"/>
      <w:bookmarkEnd w:id="0"/>
    </w:p>
    <w:p w:rsidR="003B73F7" w:rsidRDefault="003B73F7" w:rsidP="003B73F7">
      <w:pPr>
        <w:pStyle w:val="Heading1"/>
        <w:shd w:val="clear" w:color="auto" w:fill="FFFFFF"/>
        <w:spacing w:before="0" w:beforeAutospacing="0"/>
        <w:rPr>
          <w:ins w:id="1" w:author="Unknown"/>
          <w:rFonts w:ascii="inherit" w:hAnsi="inherit" w:cs="Segoe UI"/>
          <w:b w:val="0"/>
          <w:bCs w:val="0"/>
          <w:color w:val="212529"/>
        </w:rPr>
      </w:pPr>
      <w:ins w:id="2" w:author="Unknown">
        <w:r>
          <w:rPr>
            <w:rFonts w:ascii="inherit" w:hAnsi="inherit" w:cs="Segoe UI"/>
            <w:b w:val="0"/>
            <w:bCs w:val="0"/>
            <w:color w:val="212529"/>
          </w:rPr>
          <w:t xml:space="preserve">WPF vs. </w:t>
        </w:r>
        <w:proofErr w:type="spellStart"/>
        <w:r>
          <w:rPr>
            <w:rFonts w:ascii="inherit" w:hAnsi="inherit" w:cs="Segoe UI"/>
            <w:b w:val="0"/>
            <w:bCs w:val="0"/>
            <w:color w:val="212529"/>
          </w:rPr>
          <w:t>WinForms</w:t>
        </w:r>
        <w:proofErr w:type="spellEnd"/>
      </w:ins>
    </w:p>
    <w:p w:rsidR="003B73F7" w:rsidRDefault="00562641" w:rsidP="003B73F7">
      <w:pPr>
        <w:pStyle w:val="NormalWeb"/>
        <w:shd w:val="clear" w:color="auto" w:fill="FFFFFF"/>
        <w:spacing w:before="288" w:beforeAutospacing="0" w:after="288" w:afterAutospacing="0"/>
        <w:rPr>
          <w:ins w:id="3" w:author="Unknown"/>
          <w:rFonts w:ascii="Segoe UI" w:hAnsi="Segoe UI" w:cs="Segoe UI"/>
          <w:color w:val="212529"/>
        </w:rPr>
      </w:pPr>
      <w:r>
        <w:rPr>
          <w:rFonts w:ascii="Segoe UI" w:hAnsi="Segoe UI" w:cs="Segoe UI"/>
          <w:color w:val="212529"/>
        </w:rPr>
        <w:t>W</w:t>
      </w:r>
      <w:ins w:id="4" w:author="Unknown">
        <w:r w:rsidR="003B73F7">
          <w:rPr>
            <w:rFonts w:ascii="Segoe UI" w:hAnsi="Segoe UI" w:cs="Segoe UI"/>
            <w:color w:val="212529"/>
          </w:rPr>
          <w:t xml:space="preserve">hile they do serve the same purpose, there is a LOT of differences between them. If you have never worked with </w:t>
        </w:r>
        <w:proofErr w:type="spellStart"/>
        <w:r w:rsidR="003B73F7">
          <w:rPr>
            <w:rFonts w:ascii="Segoe UI" w:hAnsi="Segoe UI" w:cs="Segoe UI"/>
            <w:color w:val="212529"/>
          </w:rPr>
          <w:t>WinForms</w:t>
        </w:r>
        <w:proofErr w:type="spellEnd"/>
        <w:r w:rsidR="003B73F7">
          <w:rPr>
            <w:rFonts w:ascii="Segoe UI" w:hAnsi="Segoe UI" w:cs="Segoe UI"/>
            <w:color w:val="212529"/>
          </w:rPr>
          <w:t xml:space="preserve"> before, and especially if WPF is your very first GUI framework, you may skip this chapter, but if you're interested in the differences then read on.</w:t>
        </w:r>
      </w:ins>
    </w:p>
    <w:p w:rsidR="003B73F7" w:rsidRDefault="003B73F7" w:rsidP="003B73F7">
      <w:pPr>
        <w:pStyle w:val="NormalWeb"/>
        <w:shd w:val="clear" w:color="auto" w:fill="FFFFFF"/>
        <w:spacing w:before="288" w:beforeAutospacing="0" w:after="288" w:afterAutospacing="0"/>
        <w:rPr>
          <w:ins w:id="5" w:author="Unknown"/>
          <w:rFonts w:ascii="Segoe UI" w:hAnsi="Segoe UI" w:cs="Segoe UI"/>
          <w:color w:val="212529"/>
        </w:rPr>
      </w:pPr>
      <w:ins w:id="6" w:author="Unknown">
        <w:r>
          <w:rPr>
            <w:rFonts w:ascii="Segoe UI" w:hAnsi="Segoe UI" w:cs="Segoe UI"/>
            <w:color w:val="212529"/>
          </w:rPr>
          <w:t xml:space="preserve">The single most important difference between </w:t>
        </w:r>
        <w:proofErr w:type="spellStart"/>
        <w:r>
          <w:rPr>
            <w:rFonts w:ascii="Segoe UI" w:hAnsi="Segoe UI" w:cs="Segoe UI"/>
            <w:color w:val="212529"/>
          </w:rPr>
          <w:t>WinForms</w:t>
        </w:r>
        <w:proofErr w:type="spellEnd"/>
        <w:r>
          <w:rPr>
            <w:rFonts w:ascii="Segoe UI" w:hAnsi="Segoe UI" w:cs="Segoe UI"/>
            <w:color w:val="212529"/>
          </w:rPr>
          <w:t xml:space="preserve"> and WPF is the fact that while </w:t>
        </w:r>
        <w:proofErr w:type="spellStart"/>
        <w:r>
          <w:rPr>
            <w:rFonts w:ascii="Segoe UI" w:hAnsi="Segoe UI" w:cs="Segoe UI"/>
            <w:color w:val="212529"/>
          </w:rPr>
          <w:t>WinForms</w:t>
        </w:r>
        <w:proofErr w:type="spellEnd"/>
        <w:r>
          <w:rPr>
            <w:rFonts w:ascii="Segoe UI" w:hAnsi="Segoe UI" w:cs="Segoe UI"/>
            <w:color w:val="212529"/>
          </w:rPr>
          <w:t xml:space="preserve"> is simply a </w:t>
        </w:r>
      </w:ins>
      <w:r w:rsidR="006C595B">
        <w:rPr>
          <w:rFonts w:ascii="Segoe UI" w:hAnsi="Segoe UI" w:cs="Segoe UI"/>
          <w:color w:val="212529"/>
        </w:rPr>
        <w:t>l</w:t>
      </w:r>
      <w:ins w:id="7" w:author="Unknown">
        <w:r>
          <w:rPr>
            <w:rFonts w:ascii="Segoe UI" w:hAnsi="Segoe UI" w:cs="Segoe UI"/>
            <w:color w:val="212529"/>
          </w:rPr>
          <w:t xml:space="preserve">ayer on top of the standard Windows controls (e.g. a </w:t>
        </w:r>
        <w:proofErr w:type="spellStart"/>
        <w:r>
          <w:rPr>
            <w:rFonts w:ascii="Segoe UI" w:hAnsi="Segoe UI" w:cs="Segoe UI"/>
            <w:color w:val="212529"/>
          </w:rPr>
          <w:t>TextBox</w:t>
        </w:r>
        <w:proofErr w:type="spellEnd"/>
        <w:r>
          <w:rPr>
            <w:rFonts w:ascii="Segoe UI" w:hAnsi="Segoe UI" w:cs="Segoe UI"/>
            <w:color w:val="212529"/>
          </w:rPr>
          <w:t>)</w:t>
        </w:r>
        <w:proofErr w:type="gramStart"/>
        <w:r>
          <w:rPr>
            <w:rFonts w:ascii="Segoe UI" w:hAnsi="Segoe UI" w:cs="Segoe UI"/>
            <w:color w:val="212529"/>
          </w:rPr>
          <w:t>,</w:t>
        </w:r>
        <w:proofErr w:type="gramEnd"/>
        <w:r>
          <w:rPr>
            <w:rFonts w:ascii="Segoe UI" w:hAnsi="Segoe UI" w:cs="Segoe UI"/>
            <w:color w:val="212529"/>
          </w:rPr>
          <w:t xml:space="preserve"> WPF is </w:t>
        </w:r>
        <w:proofErr w:type="spellStart"/>
        <w:r>
          <w:rPr>
            <w:rFonts w:ascii="Segoe UI" w:hAnsi="Segoe UI" w:cs="Segoe UI"/>
            <w:color w:val="212529"/>
          </w:rPr>
          <w:t>buil</w:t>
        </w:r>
      </w:ins>
      <w:proofErr w:type="spellEnd"/>
      <w:r w:rsidR="00C61922">
        <w:rPr>
          <w:rFonts w:ascii="Segoe UI" w:hAnsi="Segoe UI" w:cs="Segoe UI"/>
          <w:color w:val="212529"/>
        </w:rPr>
        <w:tab/>
      </w:r>
      <w:ins w:id="8" w:author="Unknown">
        <w:r>
          <w:rPr>
            <w:rFonts w:ascii="Segoe UI" w:hAnsi="Segoe UI" w:cs="Segoe UI"/>
            <w:color w:val="212529"/>
          </w:rPr>
          <w:t>t from scratch and doesn't rely on standard Windows controls in almost all situations. This might seem like a subtle difference, but it really isn't, which you will definitely notice if you have ever worked with a framework that depends on Win32/</w:t>
        </w:r>
        <w:proofErr w:type="spellStart"/>
        <w:r>
          <w:rPr>
            <w:rFonts w:ascii="Segoe UI" w:hAnsi="Segoe UI" w:cs="Segoe UI"/>
            <w:color w:val="212529"/>
          </w:rPr>
          <w:t>WinAPI</w:t>
        </w:r>
        <w:proofErr w:type="spellEnd"/>
        <w:r>
          <w:rPr>
            <w:rFonts w:ascii="Segoe UI" w:hAnsi="Segoe UI" w:cs="Segoe UI"/>
            <w:color w:val="212529"/>
          </w:rPr>
          <w:t>.</w:t>
        </w:r>
      </w:ins>
    </w:p>
    <w:p w:rsidR="003B73F7" w:rsidRDefault="003B73F7" w:rsidP="003B73F7">
      <w:pPr>
        <w:pStyle w:val="NormalWeb"/>
        <w:shd w:val="clear" w:color="auto" w:fill="FFFFFF"/>
        <w:spacing w:before="288" w:beforeAutospacing="0" w:after="288" w:afterAutospacing="0"/>
        <w:rPr>
          <w:ins w:id="9" w:author="Unknown"/>
          <w:rFonts w:ascii="Segoe UI" w:hAnsi="Segoe UI" w:cs="Segoe UI"/>
          <w:color w:val="212529"/>
        </w:rPr>
      </w:pPr>
      <w:ins w:id="10" w:author="Unknown">
        <w:r>
          <w:rPr>
            <w:rFonts w:ascii="Segoe UI" w:hAnsi="Segoe UI" w:cs="Segoe UI"/>
            <w:color w:val="212529"/>
          </w:rPr>
          <w:t xml:space="preserve">A great example of this is a button with an image and text on it. This is not a standard Windows control, so </w:t>
        </w:r>
        <w:proofErr w:type="spellStart"/>
        <w:r>
          <w:rPr>
            <w:rFonts w:ascii="Segoe UI" w:hAnsi="Segoe UI" w:cs="Segoe UI"/>
            <w:color w:val="212529"/>
          </w:rPr>
          <w:t>WinForms</w:t>
        </w:r>
        <w:proofErr w:type="spellEnd"/>
        <w:r>
          <w:rPr>
            <w:rFonts w:ascii="Segoe UI" w:hAnsi="Segoe UI" w:cs="Segoe UI"/>
            <w:color w:val="212529"/>
          </w:rPr>
          <w:t xml:space="preserve"> doesn't offer you this possibility out of the box. Instead you will have to draw the image yourself, implement your own button that supports images or use a 3rd party control. With WPF, a button can contain anything because it's essentially a border with content and various states (e.g. untouched, hovered, </w:t>
        </w:r>
        <w:proofErr w:type="gramStart"/>
        <w:r>
          <w:rPr>
            <w:rFonts w:ascii="Segoe UI" w:hAnsi="Segoe UI" w:cs="Segoe UI"/>
            <w:color w:val="212529"/>
          </w:rPr>
          <w:t>pressed</w:t>
        </w:r>
        <w:proofErr w:type="gramEnd"/>
        <w:r>
          <w:rPr>
            <w:rFonts w:ascii="Segoe UI" w:hAnsi="Segoe UI" w:cs="Segoe UI"/>
            <w:color w:val="212529"/>
          </w:rPr>
          <w:t xml:space="preserve">). The WPF button is "look-less", as are most other WPF controls, which means that it can contain a range of other controls inside of it. You want a button with an image and some text? Just put an Image and a </w:t>
        </w:r>
        <w:proofErr w:type="spellStart"/>
        <w:r>
          <w:rPr>
            <w:rFonts w:ascii="Segoe UI" w:hAnsi="Segoe UI" w:cs="Segoe UI"/>
            <w:color w:val="212529"/>
          </w:rPr>
          <w:t>TextBlock</w:t>
        </w:r>
        <w:proofErr w:type="spellEnd"/>
        <w:r>
          <w:rPr>
            <w:rFonts w:ascii="Segoe UI" w:hAnsi="Segoe UI" w:cs="Segoe UI"/>
            <w:color w:val="212529"/>
          </w:rPr>
          <w:t xml:space="preserve"> control inside of the button and you're done! You simply don’t get this kind of flexibility out of the standard </w:t>
        </w:r>
        <w:proofErr w:type="spellStart"/>
        <w:r>
          <w:rPr>
            <w:rFonts w:ascii="Segoe UI" w:hAnsi="Segoe UI" w:cs="Segoe UI"/>
            <w:color w:val="212529"/>
          </w:rPr>
          <w:t>WinForms</w:t>
        </w:r>
        <w:proofErr w:type="spellEnd"/>
        <w:r>
          <w:rPr>
            <w:rFonts w:ascii="Segoe UI" w:hAnsi="Segoe UI" w:cs="Segoe UI"/>
            <w:color w:val="212529"/>
          </w:rPr>
          <w:t xml:space="preserve"> controls, which is why there's a big market for rather simple implementations of controls like buttons with images and so on.</w:t>
        </w:r>
      </w:ins>
    </w:p>
    <w:p w:rsidR="003B73F7" w:rsidRDefault="003B73F7" w:rsidP="003B73F7">
      <w:pPr>
        <w:pStyle w:val="NormalWeb"/>
        <w:shd w:val="clear" w:color="auto" w:fill="FFFFFF"/>
        <w:spacing w:before="288" w:beforeAutospacing="0" w:after="288" w:afterAutospacing="0"/>
        <w:rPr>
          <w:ins w:id="11" w:author="Unknown"/>
          <w:rFonts w:ascii="Segoe UI" w:hAnsi="Segoe UI" w:cs="Segoe UI"/>
          <w:color w:val="212529"/>
        </w:rPr>
      </w:pPr>
      <w:ins w:id="12" w:author="Unknown">
        <w:r>
          <w:rPr>
            <w:rFonts w:ascii="Segoe UI" w:hAnsi="Segoe UI" w:cs="Segoe UI"/>
            <w:color w:val="212529"/>
          </w:rPr>
          <w:t xml:space="preserve">The drawback to this flexibility is that sometimes you will have to work harder to achieve something that was very easy with </w:t>
        </w:r>
        <w:proofErr w:type="spellStart"/>
        <w:r>
          <w:rPr>
            <w:rFonts w:ascii="Segoe UI" w:hAnsi="Segoe UI" w:cs="Segoe UI"/>
            <w:color w:val="212529"/>
          </w:rPr>
          <w:t>WinForms</w:t>
        </w:r>
        <w:proofErr w:type="spellEnd"/>
        <w:r>
          <w:rPr>
            <w:rFonts w:ascii="Segoe UI" w:hAnsi="Segoe UI" w:cs="Segoe UI"/>
            <w:color w:val="212529"/>
          </w:rPr>
          <w:t xml:space="preserve">, because it was created for just the scenario you need it for. At least that's how it feels in the beginning, where you find yourself creating templates to make a </w:t>
        </w:r>
        <w:proofErr w:type="spellStart"/>
        <w:r>
          <w:rPr>
            <w:rFonts w:ascii="Segoe UI" w:hAnsi="Segoe UI" w:cs="Segoe UI"/>
            <w:color w:val="212529"/>
          </w:rPr>
          <w:t>ListView</w:t>
        </w:r>
        <w:proofErr w:type="spellEnd"/>
        <w:r>
          <w:rPr>
            <w:rFonts w:ascii="Segoe UI" w:hAnsi="Segoe UI" w:cs="Segoe UI"/>
            <w:color w:val="212529"/>
          </w:rPr>
          <w:t xml:space="preserve"> with an image and some nicely aligned text, something that the </w:t>
        </w:r>
        <w:proofErr w:type="spellStart"/>
        <w:r>
          <w:rPr>
            <w:rFonts w:ascii="Segoe UI" w:hAnsi="Segoe UI" w:cs="Segoe UI"/>
            <w:color w:val="212529"/>
          </w:rPr>
          <w:t>WinForms</w:t>
        </w:r>
        <w:proofErr w:type="spellEnd"/>
        <w:r>
          <w:rPr>
            <w:rFonts w:ascii="Segoe UI" w:hAnsi="Segoe UI" w:cs="Segoe UI"/>
            <w:color w:val="212529"/>
          </w:rPr>
          <w:t xml:space="preserve"> </w:t>
        </w:r>
        <w:proofErr w:type="spellStart"/>
        <w:r>
          <w:rPr>
            <w:rFonts w:ascii="Segoe UI" w:hAnsi="Segoe UI" w:cs="Segoe UI"/>
            <w:color w:val="212529"/>
          </w:rPr>
          <w:t>ListViewItem</w:t>
        </w:r>
        <w:proofErr w:type="spellEnd"/>
        <w:r>
          <w:rPr>
            <w:rFonts w:ascii="Segoe UI" w:hAnsi="Segoe UI" w:cs="Segoe UI"/>
            <w:color w:val="212529"/>
          </w:rPr>
          <w:t xml:space="preserve"> does in a single line of code.</w:t>
        </w:r>
      </w:ins>
    </w:p>
    <w:p w:rsidR="003B73F7" w:rsidRDefault="003B73F7" w:rsidP="003B73F7">
      <w:pPr>
        <w:pStyle w:val="NormalWeb"/>
        <w:shd w:val="clear" w:color="auto" w:fill="FFFFFF"/>
        <w:spacing w:before="288" w:beforeAutospacing="0" w:after="288" w:afterAutospacing="0"/>
        <w:rPr>
          <w:ins w:id="13" w:author="Unknown"/>
          <w:rFonts w:ascii="Segoe UI" w:hAnsi="Segoe UI" w:cs="Segoe UI"/>
          <w:color w:val="212529"/>
        </w:rPr>
      </w:pPr>
      <w:ins w:id="14" w:author="Unknown">
        <w:r>
          <w:rPr>
            <w:rFonts w:ascii="Segoe UI" w:hAnsi="Segoe UI" w:cs="Segoe UI"/>
            <w:color w:val="212529"/>
          </w:rPr>
          <w:t>This was just one difference, but as you work with WPF, you will realize that it is in fact the underlying reason for many of the other differences - WPF is simply just doing things in its own way, for better and for worse. You're no longer constrained to doing things the Windows way, but to get this kind of flexibility, you pay with a little more work when you're really just looking to do things the Windows way.</w:t>
        </w:r>
      </w:ins>
    </w:p>
    <w:p w:rsidR="003B73F7" w:rsidRDefault="003B73F7" w:rsidP="003B73F7">
      <w:pPr>
        <w:pStyle w:val="NormalWeb"/>
        <w:shd w:val="clear" w:color="auto" w:fill="FFFFFF"/>
        <w:spacing w:before="288" w:beforeAutospacing="0" w:after="288" w:afterAutospacing="0"/>
        <w:rPr>
          <w:ins w:id="15" w:author="Unknown"/>
          <w:rFonts w:ascii="Segoe UI" w:hAnsi="Segoe UI" w:cs="Segoe UI"/>
          <w:color w:val="212529"/>
        </w:rPr>
      </w:pPr>
      <w:ins w:id="16" w:author="Unknown">
        <w:r>
          <w:rPr>
            <w:rFonts w:ascii="Segoe UI" w:hAnsi="Segoe UI" w:cs="Segoe UI"/>
            <w:color w:val="212529"/>
          </w:rPr>
          <w:t xml:space="preserve">The following is a completely subjective list of the key advantages for WPF and </w:t>
        </w:r>
        <w:proofErr w:type="spellStart"/>
        <w:r>
          <w:rPr>
            <w:rFonts w:ascii="Segoe UI" w:hAnsi="Segoe UI" w:cs="Segoe UI"/>
            <w:color w:val="212529"/>
          </w:rPr>
          <w:t>WinForms</w:t>
        </w:r>
        <w:proofErr w:type="spellEnd"/>
        <w:r>
          <w:rPr>
            <w:rFonts w:ascii="Segoe UI" w:hAnsi="Segoe UI" w:cs="Segoe UI"/>
            <w:color w:val="212529"/>
          </w:rPr>
          <w:t>. It should give you a better idea of what you're going into.</w:t>
        </w:r>
      </w:ins>
    </w:p>
    <w:p w:rsidR="003B73F7" w:rsidRDefault="003B73F7" w:rsidP="003B73F7">
      <w:pPr>
        <w:pStyle w:val="Heading2"/>
        <w:shd w:val="clear" w:color="auto" w:fill="FFFFFF"/>
        <w:spacing w:before="0"/>
        <w:rPr>
          <w:ins w:id="17" w:author="Unknown"/>
          <w:rFonts w:ascii="inherit" w:hAnsi="inherit" w:cs="Segoe UI"/>
          <w:b w:val="0"/>
          <w:bCs w:val="0"/>
          <w:color w:val="33393E"/>
        </w:rPr>
      </w:pPr>
      <w:ins w:id="18" w:author="Unknown">
        <w:r>
          <w:rPr>
            <w:rFonts w:ascii="inherit" w:hAnsi="inherit" w:cs="Segoe UI"/>
            <w:b w:val="0"/>
            <w:bCs w:val="0"/>
            <w:color w:val="33393E"/>
          </w:rPr>
          <w:lastRenderedPageBreak/>
          <w:t>WPF advantages</w:t>
        </w:r>
      </w:ins>
    </w:p>
    <w:p w:rsidR="003B73F7" w:rsidRDefault="003B73F7" w:rsidP="003B73F7">
      <w:pPr>
        <w:numPr>
          <w:ilvl w:val="0"/>
          <w:numId w:val="26"/>
        </w:numPr>
        <w:shd w:val="clear" w:color="auto" w:fill="FFFFFF"/>
        <w:spacing w:before="100" w:beforeAutospacing="1" w:after="100" w:afterAutospacing="1" w:line="240" w:lineRule="auto"/>
        <w:ind w:left="300" w:right="300"/>
        <w:rPr>
          <w:ins w:id="19" w:author="Unknown"/>
          <w:rFonts w:ascii="Segoe UI" w:hAnsi="Segoe UI" w:cs="Segoe UI"/>
          <w:color w:val="212529"/>
        </w:rPr>
      </w:pPr>
      <w:ins w:id="20" w:author="Unknown">
        <w:r>
          <w:rPr>
            <w:rFonts w:ascii="Segoe UI" w:hAnsi="Segoe UI" w:cs="Segoe UI"/>
            <w:color w:val="212529"/>
          </w:rPr>
          <w:t>It's newer and thereby more in tune with current standards</w:t>
        </w:r>
      </w:ins>
    </w:p>
    <w:p w:rsidR="003B73F7" w:rsidRDefault="003B73F7" w:rsidP="003B73F7">
      <w:pPr>
        <w:numPr>
          <w:ilvl w:val="0"/>
          <w:numId w:val="26"/>
        </w:numPr>
        <w:shd w:val="clear" w:color="auto" w:fill="FFFFFF"/>
        <w:spacing w:before="100" w:beforeAutospacing="1" w:after="100" w:afterAutospacing="1" w:line="240" w:lineRule="auto"/>
        <w:ind w:left="300" w:right="300"/>
        <w:rPr>
          <w:ins w:id="21" w:author="Unknown"/>
          <w:rFonts w:ascii="Segoe UI" w:hAnsi="Segoe UI" w:cs="Segoe UI"/>
          <w:color w:val="212529"/>
        </w:rPr>
      </w:pPr>
      <w:ins w:id="22" w:author="Unknown">
        <w:r>
          <w:rPr>
            <w:rFonts w:ascii="Segoe UI" w:hAnsi="Segoe UI" w:cs="Segoe UI"/>
            <w:color w:val="212529"/>
          </w:rPr>
          <w:t>Microsoft is using it for a lot of new applications, e.g. Visual Studio</w:t>
        </w:r>
      </w:ins>
    </w:p>
    <w:p w:rsidR="003B73F7" w:rsidRDefault="003B73F7" w:rsidP="003B73F7">
      <w:pPr>
        <w:numPr>
          <w:ilvl w:val="0"/>
          <w:numId w:val="26"/>
        </w:numPr>
        <w:shd w:val="clear" w:color="auto" w:fill="FFFFFF"/>
        <w:spacing w:before="100" w:beforeAutospacing="1" w:after="100" w:afterAutospacing="1" w:line="240" w:lineRule="auto"/>
        <w:ind w:left="300" w:right="300"/>
        <w:rPr>
          <w:ins w:id="23" w:author="Unknown"/>
          <w:rFonts w:ascii="Segoe UI" w:hAnsi="Segoe UI" w:cs="Segoe UI"/>
          <w:color w:val="212529"/>
        </w:rPr>
      </w:pPr>
      <w:ins w:id="24" w:author="Unknown">
        <w:r>
          <w:rPr>
            <w:rFonts w:ascii="Segoe UI" w:hAnsi="Segoe UI" w:cs="Segoe UI"/>
            <w:color w:val="212529"/>
          </w:rPr>
          <w:t>It's more flexible, so you can do more things without having to write or buy new controls</w:t>
        </w:r>
      </w:ins>
    </w:p>
    <w:p w:rsidR="003B73F7" w:rsidRDefault="003B73F7" w:rsidP="003B73F7">
      <w:pPr>
        <w:numPr>
          <w:ilvl w:val="0"/>
          <w:numId w:val="26"/>
        </w:numPr>
        <w:shd w:val="clear" w:color="auto" w:fill="FFFFFF"/>
        <w:spacing w:before="100" w:beforeAutospacing="1" w:after="100" w:afterAutospacing="1" w:line="240" w:lineRule="auto"/>
        <w:ind w:left="300" w:right="300"/>
        <w:rPr>
          <w:ins w:id="25" w:author="Unknown"/>
          <w:rFonts w:ascii="Segoe UI" w:hAnsi="Segoe UI" w:cs="Segoe UI"/>
          <w:color w:val="212529"/>
        </w:rPr>
      </w:pPr>
      <w:ins w:id="26" w:author="Unknown">
        <w:r>
          <w:rPr>
            <w:rFonts w:ascii="Segoe UI" w:hAnsi="Segoe UI" w:cs="Segoe UI"/>
            <w:color w:val="212529"/>
          </w:rPr>
          <w:t>When you do need to use 3rd party controls, the developers of these controls will likely be more focused on WPF because it's newer</w:t>
        </w:r>
      </w:ins>
    </w:p>
    <w:p w:rsidR="003B73F7" w:rsidRDefault="003B73F7" w:rsidP="003B73F7">
      <w:pPr>
        <w:numPr>
          <w:ilvl w:val="0"/>
          <w:numId w:val="26"/>
        </w:numPr>
        <w:shd w:val="clear" w:color="auto" w:fill="FFFFFF"/>
        <w:spacing w:before="100" w:beforeAutospacing="1" w:after="100" w:afterAutospacing="1" w:line="240" w:lineRule="auto"/>
        <w:ind w:left="300" w:right="300"/>
        <w:rPr>
          <w:ins w:id="27" w:author="Unknown"/>
          <w:rFonts w:ascii="Segoe UI" w:hAnsi="Segoe UI" w:cs="Segoe UI"/>
          <w:color w:val="212529"/>
        </w:rPr>
      </w:pPr>
      <w:ins w:id="28" w:author="Unknown">
        <w:r>
          <w:rPr>
            <w:rFonts w:ascii="Segoe UI" w:hAnsi="Segoe UI" w:cs="Segoe UI"/>
            <w:color w:val="212529"/>
          </w:rPr>
          <w:t>XAML makes it easy to create and edit your GUI, and allows the work to be split between a designer (XAML) and a programmer (C#, VB.NET etc.)</w:t>
        </w:r>
      </w:ins>
    </w:p>
    <w:p w:rsidR="003B73F7" w:rsidRDefault="003B73F7" w:rsidP="003B73F7">
      <w:pPr>
        <w:numPr>
          <w:ilvl w:val="0"/>
          <w:numId w:val="26"/>
        </w:numPr>
        <w:shd w:val="clear" w:color="auto" w:fill="FFFFFF"/>
        <w:spacing w:before="100" w:beforeAutospacing="1" w:after="100" w:afterAutospacing="1" w:line="240" w:lineRule="auto"/>
        <w:ind w:left="300" w:right="300"/>
        <w:rPr>
          <w:ins w:id="29" w:author="Unknown"/>
          <w:rFonts w:ascii="Segoe UI" w:hAnsi="Segoe UI" w:cs="Segoe UI"/>
          <w:color w:val="212529"/>
        </w:rPr>
      </w:pPr>
      <w:proofErr w:type="spellStart"/>
      <w:ins w:id="30" w:author="Unknown">
        <w:r>
          <w:rPr>
            <w:rFonts w:ascii="Segoe UI" w:hAnsi="Segoe UI" w:cs="Segoe UI"/>
            <w:color w:val="212529"/>
          </w:rPr>
          <w:t>Databinding</w:t>
        </w:r>
        <w:proofErr w:type="spellEnd"/>
        <w:r>
          <w:rPr>
            <w:rFonts w:ascii="Segoe UI" w:hAnsi="Segoe UI" w:cs="Segoe UI"/>
            <w:color w:val="212529"/>
          </w:rPr>
          <w:t>, which allows you to get a more clean separation of data and layout</w:t>
        </w:r>
      </w:ins>
    </w:p>
    <w:p w:rsidR="003B73F7" w:rsidRDefault="003B73F7" w:rsidP="003B73F7">
      <w:pPr>
        <w:numPr>
          <w:ilvl w:val="0"/>
          <w:numId w:val="26"/>
        </w:numPr>
        <w:shd w:val="clear" w:color="auto" w:fill="FFFFFF"/>
        <w:spacing w:before="100" w:beforeAutospacing="1" w:after="100" w:afterAutospacing="1" w:line="240" w:lineRule="auto"/>
        <w:ind w:left="300" w:right="300"/>
        <w:rPr>
          <w:ins w:id="31" w:author="Unknown"/>
          <w:rFonts w:ascii="Segoe UI" w:hAnsi="Segoe UI" w:cs="Segoe UI"/>
          <w:color w:val="212529"/>
        </w:rPr>
      </w:pPr>
      <w:ins w:id="32" w:author="Unknown">
        <w:r>
          <w:rPr>
            <w:rFonts w:ascii="Segoe UI" w:hAnsi="Segoe UI" w:cs="Segoe UI"/>
            <w:color w:val="212529"/>
          </w:rPr>
          <w:t>Uses hardware acceleration for drawing the GUI, for better performance</w:t>
        </w:r>
      </w:ins>
    </w:p>
    <w:p w:rsidR="003B73F7" w:rsidRDefault="003B73F7" w:rsidP="003B73F7">
      <w:pPr>
        <w:numPr>
          <w:ilvl w:val="0"/>
          <w:numId w:val="26"/>
        </w:numPr>
        <w:shd w:val="clear" w:color="auto" w:fill="FFFFFF"/>
        <w:spacing w:before="100" w:beforeAutospacing="1" w:after="100" w:afterAutospacing="1" w:line="240" w:lineRule="auto"/>
        <w:ind w:left="300" w:right="300"/>
        <w:rPr>
          <w:ins w:id="33" w:author="Unknown"/>
          <w:rFonts w:ascii="Segoe UI" w:hAnsi="Segoe UI" w:cs="Segoe UI"/>
          <w:color w:val="212529"/>
        </w:rPr>
      </w:pPr>
      <w:ins w:id="34" w:author="Unknown">
        <w:r>
          <w:rPr>
            <w:rFonts w:ascii="Segoe UI" w:hAnsi="Segoe UI" w:cs="Segoe UI"/>
            <w:color w:val="212529"/>
          </w:rPr>
          <w:t>It allows you to make user interfaces for both Windows applications and web applications (Silverlight/XBAP)</w:t>
        </w:r>
      </w:ins>
    </w:p>
    <w:p w:rsidR="003B73F7" w:rsidRDefault="003B73F7" w:rsidP="003B73F7">
      <w:pPr>
        <w:pStyle w:val="Heading2"/>
        <w:shd w:val="clear" w:color="auto" w:fill="FFFFFF"/>
        <w:spacing w:before="0"/>
        <w:rPr>
          <w:ins w:id="35" w:author="Unknown"/>
          <w:rFonts w:ascii="inherit" w:hAnsi="inherit" w:cs="Segoe UI"/>
          <w:b w:val="0"/>
          <w:bCs w:val="0"/>
          <w:color w:val="33393E"/>
        </w:rPr>
      </w:pPr>
      <w:proofErr w:type="spellStart"/>
      <w:ins w:id="36" w:author="Unknown">
        <w:r>
          <w:rPr>
            <w:rFonts w:ascii="inherit" w:hAnsi="inherit" w:cs="Segoe UI"/>
            <w:b w:val="0"/>
            <w:bCs w:val="0"/>
            <w:color w:val="33393E"/>
          </w:rPr>
          <w:t>WinForms</w:t>
        </w:r>
        <w:proofErr w:type="spellEnd"/>
        <w:r>
          <w:rPr>
            <w:rFonts w:ascii="inherit" w:hAnsi="inherit" w:cs="Segoe UI"/>
            <w:b w:val="0"/>
            <w:bCs w:val="0"/>
            <w:color w:val="33393E"/>
          </w:rPr>
          <w:t xml:space="preserve"> advantages</w:t>
        </w:r>
      </w:ins>
    </w:p>
    <w:p w:rsidR="003B73F7" w:rsidRDefault="003B73F7" w:rsidP="003B73F7">
      <w:pPr>
        <w:numPr>
          <w:ilvl w:val="0"/>
          <w:numId w:val="27"/>
        </w:numPr>
        <w:shd w:val="clear" w:color="auto" w:fill="FFFFFF"/>
        <w:spacing w:before="100" w:beforeAutospacing="1" w:after="100" w:afterAutospacing="1" w:line="240" w:lineRule="auto"/>
        <w:ind w:left="300" w:right="300"/>
        <w:rPr>
          <w:ins w:id="37" w:author="Unknown"/>
          <w:rFonts w:ascii="Segoe UI" w:hAnsi="Segoe UI" w:cs="Segoe UI"/>
          <w:color w:val="212529"/>
        </w:rPr>
      </w:pPr>
      <w:ins w:id="38" w:author="Unknown">
        <w:r>
          <w:rPr>
            <w:rFonts w:ascii="Segoe UI" w:hAnsi="Segoe UI" w:cs="Segoe UI"/>
            <w:color w:val="212529"/>
          </w:rPr>
          <w:t>It's older and thereby more tried and tested</w:t>
        </w:r>
      </w:ins>
    </w:p>
    <w:p w:rsidR="003B73F7" w:rsidRDefault="003B73F7" w:rsidP="003B73F7">
      <w:pPr>
        <w:numPr>
          <w:ilvl w:val="0"/>
          <w:numId w:val="27"/>
        </w:numPr>
        <w:shd w:val="clear" w:color="auto" w:fill="FFFFFF"/>
        <w:spacing w:before="100" w:beforeAutospacing="1" w:after="100" w:afterAutospacing="1" w:line="240" w:lineRule="auto"/>
        <w:ind w:left="300" w:right="300"/>
        <w:rPr>
          <w:ins w:id="39" w:author="Unknown"/>
          <w:rFonts w:ascii="Segoe UI" w:hAnsi="Segoe UI" w:cs="Segoe UI"/>
          <w:color w:val="212529"/>
        </w:rPr>
      </w:pPr>
      <w:ins w:id="40" w:author="Unknown">
        <w:r>
          <w:rPr>
            <w:rFonts w:ascii="Segoe UI" w:hAnsi="Segoe UI" w:cs="Segoe UI"/>
            <w:color w:val="212529"/>
          </w:rPr>
          <w:t>There are already a lot of 3rd party controls that you can buy or get for free</w:t>
        </w:r>
      </w:ins>
    </w:p>
    <w:p w:rsidR="003B73F7" w:rsidRDefault="003B73F7" w:rsidP="003B73F7">
      <w:pPr>
        <w:numPr>
          <w:ilvl w:val="0"/>
          <w:numId w:val="27"/>
        </w:numPr>
        <w:shd w:val="clear" w:color="auto" w:fill="FFFFFF"/>
        <w:spacing w:before="100" w:beforeAutospacing="1" w:after="100" w:afterAutospacing="1" w:line="240" w:lineRule="auto"/>
        <w:ind w:left="300" w:right="300"/>
        <w:rPr>
          <w:ins w:id="41" w:author="Unknown"/>
          <w:rFonts w:ascii="Segoe UI" w:hAnsi="Segoe UI" w:cs="Segoe UI"/>
          <w:color w:val="212529"/>
        </w:rPr>
      </w:pPr>
      <w:ins w:id="42" w:author="Unknown">
        <w:r>
          <w:rPr>
            <w:rFonts w:ascii="Segoe UI" w:hAnsi="Segoe UI" w:cs="Segoe UI"/>
            <w:color w:val="212529"/>
          </w:rPr>
          <w:t xml:space="preserve">The designer in Visual Studio is still, as of writing, better for </w:t>
        </w:r>
        <w:proofErr w:type="spellStart"/>
        <w:r>
          <w:rPr>
            <w:rFonts w:ascii="Segoe UI" w:hAnsi="Segoe UI" w:cs="Segoe UI"/>
            <w:color w:val="212529"/>
          </w:rPr>
          <w:t>WinForms</w:t>
        </w:r>
        <w:proofErr w:type="spellEnd"/>
        <w:r>
          <w:rPr>
            <w:rFonts w:ascii="Segoe UI" w:hAnsi="Segoe UI" w:cs="Segoe UI"/>
            <w:color w:val="212529"/>
          </w:rPr>
          <w:t xml:space="preserve"> than for WPF, where you will have to do more of the work yourself with WPF</w:t>
        </w:r>
      </w:ins>
    </w:p>
    <w:p w:rsidR="007A7EC6" w:rsidRDefault="007A7EC6" w:rsidP="007A7EC6">
      <w:pPr>
        <w:pStyle w:val="firstpara"/>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Windows Presentation Framework is a next generation UI framework to create applications with a rich user experience. It is part of the .NET framework 3.0 and higher. It includes application UI, 2D graphics, 3D graphics and multimedia. It takes advantage of hardware acceleration of modern graphic cards. WPF makes the UI faster, scalable and resolution independent.</w:t>
      </w:r>
    </w:p>
    <w:p w:rsidR="007A7EC6" w:rsidRDefault="007A7EC6" w:rsidP="007A7EC6">
      <w:pPr>
        <w:shd w:val="clear" w:color="auto" w:fill="FCFCFC"/>
        <w:jc w:val="center"/>
        <w:textAlignment w:val="top"/>
        <w:rPr>
          <w:rFonts w:ascii="Segoe UI" w:hAnsi="Segoe UI" w:cs="Segoe UI"/>
          <w:color w:val="161616"/>
        </w:rPr>
      </w:pPr>
      <w:r>
        <w:rPr>
          <w:rFonts w:ascii="Segoe UI" w:hAnsi="Segoe UI" w:cs="Segoe UI"/>
          <w:noProof/>
          <w:color w:val="161616"/>
          <w:lang w:eastAsia="en-IN"/>
        </w:rPr>
        <w:lastRenderedPageBreak/>
        <w:drawing>
          <wp:inline distT="0" distB="0" distL="0" distR="0">
            <wp:extent cx="5087620" cy="4961890"/>
            <wp:effectExtent l="0" t="0" r="0" b="0"/>
            <wp:docPr id="7" name="Picture 7" descr="https://dotnettrickscloud.blob.core.windows.net/img/wpf/w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trickscloud.blob.core.windows.net/img/wpf/wp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7620" cy="4961890"/>
                    </a:xfrm>
                    <a:prstGeom prst="rect">
                      <a:avLst/>
                    </a:prstGeom>
                    <a:noFill/>
                    <a:ln>
                      <a:noFill/>
                    </a:ln>
                  </pic:spPr>
                </pic:pic>
              </a:graphicData>
            </a:graphic>
          </wp:inline>
        </w:drawing>
      </w:r>
    </w:p>
    <w:p w:rsidR="007A7EC6" w:rsidRDefault="007A7EC6" w:rsidP="007A7EC6">
      <w:pPr>
        <w:pStyle w:val="Heading2"/>
        <w:shd w:val="clear" w:color="auto" w:fill="FCFCFC"/>
        <w:spacing w:before="300" w:after="225"/>
        <w:jc w:val="both"/>
        <w:rPr>
          <w:rFonts w:ascii="Helvetica" w:hAnsi="Helvetica" w:cs="Helvetica"/>
          <w:b w:val="0"/>
          <w:bCs w:val="0"/>
          <w:color w:val="4466C5"/>
          <w:sz w:val="45"/>
          <w:szCs w:val="45"/>
        </w:rPr>
      </w:pPr>
      <w:r>
        <w:rPr>
          <w:rFonts w:ascii="Helvetica" w:hAnsi="Helvetica" w:cs="Helvetica"/>
          <w:b w:val="0"/>
          <w:bCs w:val="0"/>
          <w:color w:val="4466C5"/>
          <w:sz w:val="45"/>
          <w:szCs w:val="45"/>
        </w:rPr>
        <w:t>Features of WPF</w:t>
      </w:r>
    </w:p>
    <w:p w:rsidR="007A7EC6" w:rsidRDefault="007A7EC6" w:rsidP="007A7EC6">
      <w:pPr>
        <w:pStyle w:val="NormalWeb"/>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The list of WPF features is given below –</w:t>
      </w:r>
    </w:p>
    <w:p w:rsidR="007A7EC6" w:rsidRDefault="007A7EC6" w:rsidP="007A7EC6">
      <w:pPr>
        <w:pStyle w:val="Heading3"/>
        <w:keepNext w:val="0"/>
        <w:keepLines w:val="0"/>
        <w:numPr>
          <w:ilvl w:val="0"/>
          <w:numId w:val="29"/>
        </w:numPr>
        <w:shd w:val="clear" w:color="auto" w:fill="FCFCFC"/>
        <w:spacing w:before="300" w:after="225" w:line="240" w:lineRule="auto"/>
        <w:ind w:left="480" w:firstLine="0"/>
        <w:jc w:val="both"/>
        <w:rPr>
          <w:rFonts w:ascii="Helvetica" w:hAnsi="Helvetica" w:cs="Helvetica"/>
          <w:b w:val="0"/>
          <w:bCs w:val="0"/>
          <w:color w:val="363636"/>
        </w:rPr>
      </w:pPr>
      <w:r>
        <w:rPr>
          <w:rFonts w:ascii="Helvetica" w:hAnsi="Helvetica" w:cs="Helvetica"/>
          <w:b w:val="0"/>
          <w:bCs w:val="0"/>
          <w:color w:val="363636"/>
        </w:rPr>
        <w:t>Resolution Independence</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WPF is resolution independence since all measures in WPF are logical units not pixels. A logical unit is a 1/96 of an inch. So, with changing the screen resolution setting in WPF each control will look same for each resolution. It is not based on Dots per inch (DPI) setting of the device.</w:t>
      </w:r>
    </w:p>
    <w:p w:rsidR="007A7EC6" w:rsidRDefault="007A7EC6" w:rsidP="007A7EC6">
      <w:pPr>
        <w:pStyle w:val="Heading3"/>
        <w:keepNext w:val="0"/>
        <w:keepLines w:val="0"/>
        <w:numPr>
          <w:ilvl w:val="0"/>
          <w:numId w:val="29"/>
        </w:numPr>
        <w:shd w:val="clear" w:color="auto" w:fill="FCFCFC"/>
        <w:spacing w:before="300" w:after="225" w:line="240" w:lineRule="auto"/>
        <w:ind w:left="480" w:firstLine="0"/>
        <w:jc w:val="both"/>
        <w:rPr>
          <w:rFonts w:ascii="Helvetica" w:hAnsi="Helvetica" w:cs="Helvetica"/>
          <w:b w:val="0"/>
          <w:bCs w:val="0"/>
          <w:color w:val="363636"/>
        </w:rPr>
      </w:pPr>
      <w:r>
        <w:rPr>
          <w:rFonts w:ascii="Helvetica" w:hAnsi="Helvetica" w:cs="Helvetica"/>
          <w:b w:val="0"/>
          <w:bCs w:val="0"/>
          <w:color w:val="363636"/>
        </w:rPr>
        <w:t>Separation of appearance and behaviours</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WPF separates the appearance of an UI from its behaviour. The appearance is specified by XAML and behaviour is specified by a managed programming language like C# or VB.</w:t>
      </w:r>
    </w:p>
    <w:p w:rsidR="007A7EC6" w:rsidRDefault="007A7EC6" w:rsidP="007A7EC6">
      <w:pPr>
        <w:pStyle w:val="Heading3"/>
        <w:keepNext w:val="0"/>
        <w:keepLines w:val="0"/>
        <w:numPr>
          <w:ilvl w:val="0"/>
          <w:numId w:val="29"/>
        </w:numPr>
        <w:shd w:val="clear" w:color="auto" w:fill="FCFCFC"/>
        <w:spacing w:before="300" w:after="225" w:line="240" w:lineRule="auto"/>
        <w:ind w:left="480" w:firstLine="0"/>
        <w:jc w:val="both"/>
        <w:rPr>
          <w:rFonts w:ascii="Helvetica" w:hAnsi="Helvetica" w:cs="Helvetica"/>
          <w:b w:val="0"/>
          <w:bCs w:val="0"/>
          <w:color w:val="363636"/>
        </w:rPr>
      </w:pPr>
      <w:r>
        <w:rPr>
          <w:rFonts w:ascii="Helvetica" w:hAnsi="Helvetica" w:cs="Helvetica"/>
          <w:b w:val="0"/>
          <w:bCs w:val="0"/>
          <w:color w:val="363636"/>
        </w:rPr>
        <w:t>Built-In support for graphics and animation</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lastRenderedPageBreak/>
        <w:t>WPF applications run within DirectX environment, hence it has major support of graphics and animation capabilities. WPF has a separate set of classes that are specifically deal with animation effects and graphics.</w:t>
      </w:r>
    </w:p>
    <w:p w:rsidR="007A7EC6" w:rsidRDefault="007A7EC6" w:rsidP="007A7EC6">
      <w:pPr>
        <w:pStyle w:val="Heading3"/>
        <w:keepNext w:val="0"/>
        <w:keepLines w:val="0"/>
        <w:numPr>
          <w:ilvl w:val="0"/>
          <w:numId w:val="29"/>
        </w:numPr>
        <w:shd w:val="clear" w:color="auto" w:fill="FCFCFC"/>
        <w:spacing w:before="300" w:after="225" w:line="240" w:lineRule="auto"/>
        <w:ind w:left="480" w:firstLine="0"/>
        <w:jc w:val="both"/>
        <w:rPr>
          <w:rFonts w:ascii="Helvetica" w:hAnsi="Helvetica" w:cs="Helvetica"/>
          <w:b w:val="0"/>
          <w:bCs w:val="0"/>
          <w:color w:val="363636"/>
        </w:rPr>
      </w:pPr>
      <w:r>
        <w:rPr>
          <w:rFonts w:ascii="Helvetica" w:hAnsi="Helvetica" w:cs="Helvetica"/>
          <w:b w:val="0"/>
          <w:bCs w:val="0"/>
          <w:color w:val="363636"/>
        </w:rPr>
        <w:t>Supports for Audio and Video</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WPF has support for playing any audio or video file supported by Windows Media Player. It also gives you the tools to integrate video content into your rich UI such as placing a video window on a spinning 3-D cube.</w:t>
      </w:r>
    </w:p>
    <w:p w:rsidR="007A7EC6" w:rsidRDefault="007A7EC6" w:rsidP="007A7EC6">
      <w:pPr>
        <w:pStyle w:val="Heading3"/>
        <w:keepNext w:val="0"/>
        <w:keepLines w:val="0"/>
        <w:numPr>
          <w:ilvl w:val="0"/>
          <w:numId w:val="29"/>
        </w:numPr>
        <w:shd w:val="clear" w:color="auto" w:fill="FCFCFC"/>
        <w:spacing w:before="300" w:after="225" w:line="240" w:lineRule="auto"/>
        <w:ind w:left="480" w:firstLine="0"/>
        <w:jc w:val="both"/>
        <w:rPr>
          <w:rFonts w:ascii="Helvetica" w:hAnsi="Helvetica" w:cs="Helvetica"/>
          <w:b w:val="0"/>
          <w:bCs w:val="0"/>
          <w:color w:val="363636"/>
        </w:rPr>
      </w:pPr>
      <w:r>
        <w:rPr>
          <w:rFonts w:ascii="Helvetica" w:hAnsi="Helvetica" w:cs="Helvetica"/>
          <w:b w:val="0"/>
          <w:bCs w:val="0"/>
          <w:color w:val="363636"/>
        </w:rPr>
        <w:t>Highly customizable</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 xml:space="preserve">WPF supports separation of appearance and behaviours; hence you can easily change the look of a control or a set of controls. This concept of styling controls in </w:t>
      </w:r>
      <w:proofErr w:type="gramStart"/>
      <w:r>
        <w:rPr>
          <w:rFonts w:ascii="Segoe UI" w:hAnsi="Segoe UI" w:cs="Segoe UI"/>
          <w:color w:val="161616"/>
        </w:rPr>
        <w:t>WPF,</w:t>
      </w:r>
      <w:proofErr w:type="gramEnd"/>
      <w:r>
        <w:rPr>
          <w:rFonts w:ascii="Segoe UI" w:hAnsi="Segoe UI" w:cs="Segoe UI"/>
          <w:color w:val="161616"/>
        </w:rPr>
        <w:t xml:space="preserve"> is almost like CSS in HTML.</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In WPF, you can store styles, controls, animations, and even any object as a resource and you may associate that resource to the controls. Each resource is declared once when the form loads itself.</w:t>
      </w:r>
    </w:p>
    <w:p w:rsidR="00F31FE9" w:rsidRDefault="00F31FE9" w:rsidP="00B34098">
      <w:pPr>
        <w:shd w:val="clear" w:color="auto" w:fill="D1ECF1"/>
        <w:spacing w:after="0"/>
        <w:rPr>
          <w:rFonts w:ascii="Segoe UI" w:hAnsi="Segoe UI" w:cs="Segoe UI"/>
          <w:color w:val="0C5460"/>
        </w:rPr>
      </w:pPr>
    </w:p>
    <w:p w:rsidR="007A7EC6" w:rsidRDefault="007A7EC6" w:rsidP="00B34098">
      <w:pPr>
        <w:shd w:val="clear" w:color="auto" w:fill="D1ECF1"/>
        <w:spacing w:after="0"/>
        <w:rPr>
          <w:rFonts w:ascii="Segoe UI" w:hAnsi="Segoe UI" w:cs="Segoe UI"/>
          <w:color w:val="0C5460"/>
        </w:rPr>
      </w:pPr>
    </w:p>
    <w:p w:rsidR="00B34098" w:rsidRDefault="00B34098" w:rsidP="00B34098">
      <w:pPr>
        <w:shd w:val="clear" w:color="auto" w:fill="D1ECF1"/>
        <w:spacing w:after="0"/>
        <w:rPr>
          <w:rFonts w:ascii="Segoe UI" w:hAnsi="Segoe UI" w:cs="Segoe UI"/>
          <w:color w:val="0C5460"/>
        </w:rPr>
      </w:pPr>
    </w:p>
    <w:p w:rsidR="00B34098" w:rsidRDefault="00B34098" w:rsidP="00B34098">
      <w:pPr>
        <w:pStyle w:val="Heading1"/>
        <w:spacing w:line="312" w:lineRule="atLeast"/>
        <w:textAlignment w:val="baseline"/>
        <w:rPr>
          <w:rFonts w:ascii="Arial" w:hAnsi="Arial" w:cs="Arial"/>
          <w:b w:val="0"/>
          <w:bCs w:val="0"/>
          <w:color w:val="3D3B49"/>
        </w:rPr>
      </w:pPr>
      <w:r>
        <w:rPr>
          <w:rFonts w:ascii="Arial" w:hAnsi="Arial" w:cs="Arial"/>
          <w:b w:val="0"/>
          <w:bCs w:val="0"/>
          <w:color w:val="3D3B49"/>
        </w:rPr>
        <w:t>The WPF Architecture</w:t>
      </w:r>
    </w:p>
    <w:p w:rsidR="00B34098" w:rsidRDefault="00B34098" w:rsidP="00B34098">
      <w:pPr>
        <w:pStyle w:val="mce-root"/>
        <w:shd w:val="clear" w:color="auto" w:fill="FFFFFF"/>
        <w:spacing w:before="0" w:after="0" w:line="396" w:lineRule="atLeast"/>
        <w:textAlignment w:val="baseline"/>
        <w:rPr>
          <w:rFonts w:ascii="inherit" w:hAnsi="inherit" w:cs="Helvetica"/>
          <w:color w:val="000000"/>
          <w:sz w:val="30"/>
          <w:szCs w:val="30"/>
        </w:rPr>
      </w:pPr>
      <w:r>
        <w:rPr>
          <w:rFonts w:ascii="inherit" w:hAnsi="inherit" w:cs="Helvetica"/>
          <w:color w:val="000000"/>
          <w:sz w:val="30"/>
          <w:szCs w:val="30"/>
        </w:rPr>
        <w:t>WPF uses a layered architecture that includes managed, unmanaged, and the core APIs in five different layers called </w:t>
      </w:r>
      <w:r>
        <w:rPr>
          <w:rStyle w:val="Strong"/>
          <w:rFonts w:ascii="inherit" w:eastAsiaTheme="majorEastAsia" w:hAnsi="inherit" w:cs="Helvetica"/>
          <w:color w:val="000000"/>
          <w:sz w:val="30"/>
          <w:szCs w:val="30"/>
          <w:bdr w:val="none" w:sz="0" w:space="0" w:color="auto" w:frame="1"/>
        </w:rPr>
        <w:t>Presentation Framework</w:t>
      </w:r>
      <w:r>
        <w:rPr>
          <w:rFonts w:ascii="inherit" w:hAnsi="inherit" w:cs="Helvetica"/>
          <w:color w:val="000000"/>
          <w:sz w:val="30"/>
          <w:szCs w:val="30"/>
        </w:rPr>
        <w:t>, </w:t>
      </w:r>
      <w:r>
        <w:rPr>
          <w:rStyle w:val="Strong"/>
          <w:rFonts w:ascii="inherit" w:eastAsiaTheme="majorEastAsia" w:hAnsi="inherit" w:cs="Helvetica"/>
          <w:color w:val="000000"/>
          <w:sz w:val="30"/>
          <w:szCs w:val="30"/>
          <w:bdr w:val="none" w:sz="0" w:space="0" w:color="auto" w:frame="1"/>
        </w:rPr>
        <w:t>Presentation Core</w:t>
      </w:r>
      <w:r>
        <w:rPr>
          <w:rFonts w:ascii="inherit" w:hAnsi="inherit" w:cs="Helvetica"/>
          <w:color w:val="000000"/>
          <w:sz w:val="30"/>
          <w:szCs w:val="30"/>
        </w:rPr>
        <w:t>, </w:t>
      </w:r>
      <w:r>
        <w:rPr>
          <w:rStyle w:val="Strong"/>
          <w:rFonts w:ascii="inherit" w:eastAsiaTheme="majorEastAsia" w:hAnsi="inherit" w:cs="Helvetica"/>
          <w:color w:val="000000"/>
          <w:sz w:val="30"/>
          <w:szCs w:val="30"/>
          <w:bdr w:val="none" w:sz="0" w:space="0" w:color="auto" w:frame="1"/>
        </w:rPr>
        <w:t>Common Language Runtime</w:t>
      </w:r>
      <w:r>
        <w:rPr>
          <w:rFonts w:ascii="inherit" w:hAnsi="inherit" w:cs="Helvetica"/>
          <w:color w:val="000000"/>
          <w:sz w:val="30"/>
          <w:szCs w:val="30"/>
        </w:rPr>
        <w:t>, </w:t>
      </w:r>
      <w:r>
        <w:rPr>
          <w:rStyle w:val="Strong"/>
          <w:rFonts w:ascii="inherit" w:eastAsiaTheme="majorEastAsia" w:hAnsi="inherit" w:cs="Helvetica"/>
          <w:color w:val="000000"/>
          <w:sz w:val="30"/>
          <w:szCs w:val="30"/>
          <w:bdr w:val="none" w:sz="0" w:space="0" w:color="auto" w:frame="1"/>
        </w:rPr>
        <w:t>Media Integration Library</w:t>
      </w:r>
      <w:r>
        <w:rPr>
          <w:rFonts w:ascii="inherit" w:hAnsi="inherit" w:cs="Helvetica"/>
          <w:color w:val="000000"/>
          <w:sz w:val="30"/>
          <w:szCs w:val="30"/>
        </w:rPr>
        <w:t>, and </w:t>
      </w:r>
      <w:r>
        <w:rPr>
          <w:rStyle w:val="Strong"/>
          <w:rFonts w:ascii="inherit" w:eastAsiaTheme="majorEastAsia" w:hAnsi="inherit" w:cs="Helvetica"/>
          <w:color w:val="000000"/>
          <w:sz w:val="30"/>
          <w:szCs w:val="30"/>
          <w:bdr w:val="none" w:sz="0" w:space="0" w:color="auto" w:frame="1"/>
        </w:rPr>
        <w:t>OS Core</w:t>
      </w:r>
      <w:r>
        <w:rPr>
          <w:rFonts w:ascii="inherit" w:hAnsi="inherit" w:cs="Helvetica"/>
          <w:color w:val="000000"/>
          <w:sz w:val="30"/>
          <w:szCs w:val="30"/>
        </w:rPr>
        <w:t>. The programming model is exposed through the managed code.</w:t>
      </w:r>
    </w:p>
    <w:p w:rsidR="00B34098" w:rsidRDefault="00B34098" w:rsidP="00B34098">
      <w:pPr>
        <w:pStyle w:val="mce-root"/>
        <w:shd w:val="clear" w:color="auto" w:fill="FFFFFF"/>
        <w:spacing w:line="396" w:lineRule="atLeast"/>
        <w:textAlignment w:val="baseline"/>
        <w:rPr>
          <w:rFonts w:ascii="inherit" w:hAnsi="inherit" w:cs="Helvetica"/>
          <w:color w:val="000000"/>
          <w:sz w:val="30"/>
          <w:szCs w:val="30"/>
        </w:rPr>
      </w:pPr>
      <w:r>
        <w:rPr>
          <w:rFonts w:ascii="inherit" w:hAnsi="inherit" w:cs="Helvetica"/>
          <w:color w:val="000000"/>
          <w:sz w:val="30"/>
          <w:szCs w:val="30"/>
        </w:rPr>
        <w:t>In the following diagram, you can see a clear picture of the architecture:</w:t>
      </w:r>
    </w:p>
    <w:p w:rsidR="00B34098" w:rsidRDefault="00B34098" w:rsidP="00B34098">
      <w:pPr>
        <w:shd w:val="clear" w:color="auto" w:fill="FFFFFF"/>
        <w:spacing w:line="396" w:lineRule="atLeast"/>
        <w:textAlignment w:val="baseline"/>
        <w:rPr>
          <w:rFonts w:ascii="inherit" w:hAnsi="inherit" w:cs="Helvetica"/>
          <w:color w:val="333333"/>
          <w:sz w:val="30"/>
          <w:szCs w:val="30"/>
        </w:rPr>
      </w:pPr>
      <w:r>
        <w:rPr>
          <w:rFonts w:ascii="inherit" w:hAnsi="inherit" w:cs="Helvetica"/>
          <w:noProof/>
          <w:color w:val="333333"/>
          <w:sz w:val="30"/>
          <w:szCs w:val="30"/>
          <w:lang w:eastAsia="en-IN"/>
        </w:rPr>
        <w:lastRenderedPageBreak/>
        <w:drawing>
          <wp:inline distT="0" distB="0" distL="0" distR="0">
            <wp:extent cx="6858000" cy="4759960"/>
            <wp:effectExtent l="0" t="0" r="0" b="2540"/>
            <wp:docPr id="4" name="Picture 4" descr="https://www.oreilly.com/library/view/windows-presentation-foundation/9781788399807/assets/5d107f08-f078-4696-9f99-220fc5fcb4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oreilly.com/library/view/windows-presentation-foundation/9781788399807/assets/5d107f08-f078-4696-9f99-220fc5fcb48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4759960"/>
                    </a:xfrm>
                    <a:prstGeom prst="rect">
                      <a:avLst/>
                    </a:prstGeom>
                    <a:noFill/>
                    <a:ln>
                      <a:noFill/>
                    </a:ln>
                  </pic:spPr>
                </pic:pic>
              </a:graphicData>
            </a:graphic>
          </wp:inline>
        </w:drawing>
      </w:r>
    </w:p>
    <w:p w:rsidR="00B34098" w:rsidRDefault="00B34098" w:rsidP="00B34098">
      <w:pPr>
        <w:shd w:val="clear" w:color="auto" w:fill="D1ECF1"/>
        <w:spacing w:after="0"/>
      </w:pPr>
    </w:p>
    <w:p w:rsidR="007A7EC6" w:rsidRPr="007A7EC6" w:rsidRDefault="007A7EC6" w:rsidP="007A7EC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7A7EC6">
        <w:rPr>
          <w:rFonts w:ascii="Segoe UI" w:eastAsia="Times New Roman" w:hAnsi="Segoe UI" w:cs="Segoe UI"/>
          <w:color w:val="171717"/>
          <w:sz w:val="24"/>
          <w:szCs w:val="24"/>
          <w:lang w:eastAsia="en-IN"/>
        </w:rPr>
        <w:t>The major components of WPF are illustrated in the figure below. The red sections of the diagram (</w:t>
      </w:r>
      <w:proofErr w:type="spellStart"/>
      <w:r w:rsidRPr="007A7EC6">
        <w:rPr>
          <w:rFonts w:ascii="Segoe UI" w:eastAsia="Times New Roman" w:hAnsi="Segoe UI" w:cs="Segoe UI"/>
          <w:color w:val="171717"/>
          <w:sz w:val="24"/>
          <w:szCs w:val="24"/>
          <w:lang w:eastAsia="en-IN"/>
        </w:rPr>
        <w:t>PresentationFramework</w:t>
      </w:r>
      <w:proofErr w:type="spellEnd"/>
      <w:r w:rsidRPr="007A7EC6">
        <w:rPr>
          <w:rFonts w:ascii="Segoe UI" w:eastAsia="Times New Roman" w:hAnsi="Segoe UI" w:cs="Segoe UI"/>
          <w:color w:val="171717"/>
          <w:sz w:val="24"/>
          <w:szCs w:val="24"/>
          <w:lang w:eastAsia="en-IN"/>
        </w:rPr>
        <w:t xml:space="preserve">, </w:t>
      </w:r>
      <w:proofErr w:type="spellStart"/>
      <w:r w:rsidRPr="007A7EC6">
        <w:rPr>
          <w:rFonts w:ascii="Segoe UI" w:eastAsia="Times New Roman" w:hAnsi="Segoe UI" w:cs="Segoe UI"/>
          <w:color w:val="171717"/>
          <w:sz w:val="24"/>
          <w:szCs w:val="24"/>
          <w:lang w:eastAsia="en-IN"/>
        </w:rPr>
        <w:t>PresentationCore</w:t>
      </w:r>
      <w:proofErr w:type="spellEnd"/>
      <w:r w:rsidRPr="007A7EC6">
        <w:rPr>
          <w:rFonts w:ascii="Segoe UI" w:eastAsia="Times New Roman" w:hAnsi="Segoe UI" w:cs="Segoe UI"/>
          <w:color w:val="171717"/>
          <w:sz w:val="24"/>
          <w:szCs w:val="24"/>
          <w:lang w:eastAsia="en-IN"/>
        </w:rPr>
        <w:t xml:space="preserve">, and </w:t>
      </w:r>
      <w:proofErr w:type="spellStart"/>
      <w:r w:rsidRPr="007A7EC6">
        <w:rPr>
          <w:rFonts w:ascii="Segoe UI" w:eastAsia="Times New Roman" w:hAnsi="Segoe UI" w:cs="Segoe UI"/>
          <w:color w:val="171717"/>
          <w:sz w:val="24"/>
          <w:szCs w:val="24"/>
          <w:lang w:eastAsia="en-IN"/>
        </w:rPr>
        <w:t>milcore</w:t>
      </w:r>
      <w:proofErr w:type="spellEnd"/>
      <w:r w:rsidRPr="007A7EC6">
        <w:rPr>
          <w:rFonts w:ascii="Segoe UI" w:eastAsia="Times New Roman" w:hAnsi="Segoe UI" w:cs="Segoe UI"/>
          <w:color w:val="171717"/>
          <w:sz w:val="24"/>
          <w:szCs w:val="24"/>
          <w:lang w:eastAsia="en-IN"/>
        </w:rPr>
        <w:t xml:space="preserve">) are the major code portions of WPF. Of these, only one is an unmanaged component – </w:t>
      </w:r>
      <w:proofErr w:type="spellStart"/>
      <w:r w:rsidRPr="007A7EC6">
        <w:rPr>
          <w:rFonts w:ascii="Segoe UI" w:eastAsia="Times New Roman" w:hAnsi="Segoe UI" w:cs="Segoe UI"/>
          <w:color w:val="171717"/>
          <w:sz w:val="24"/>
          <w:szCs w:val="24"/>
          <w:lang w:eastAsia="en-IN"/>
        </w:rPr>
        <w:t>milcore</w:t>
      </w:r>
      <w:proofErr w:type="spellEnd"/>
      <w:r w:rsidRPr="007A7EC6">
        <w:rPr>
          <w:rFonts w:ascii="Segoe UI" w:eastAsia="Times New Roman" w:hAnsi="Segoe UI" w:cs="Segoe UI"/>
          <w:color w:val="171717"/>
          <w:sz w:val="24"/>
          <w:szCs w:val="24"/>
          <w:lang w:eastAsia="en-IN"/>
        </w:rPr>
        <w:t xml:space="preserve">. </w:t>
      </w:r>
      <w:proofErr w:type="spellStart"/>
      <w:r w:rsidRPr="007A7EC6">
        <w:rPr>
          <w:rFonts w:ascii="Segoe UI" w:eastAsia="Times New Roman" w:hAnsi="Segoe UI" w:cs="Segoe UI"/>
          <w:color w:val="171717"/>
          <w:sz w:val="24"/>
          <w:szCs w:val="24"/>
          <w:lang w:eastAsia="en-IN"/>
        </w:rPr>
        <w:t>Milcore</w:t>
      </w:r>
      <w:proofErr w:type="spellEnd"/>
      <w:r w:rsidRPr="007A7EC6">
        <w:rPr>
          <w:rFonts w:ascii="Segoe UI" w:eastAsia="Times New Roman" w:hAnsi="Segoe UI" w:cs="Segoe UI"/>
          <w:color w:val="171717"/>
          <w:sz w:val="24"/>
          <w:szCs w:val="24"/>
          <w:lang w:eastAsia="en-IN"/>
        </w:rPr>
        <w:t xml:space="preserve"> is written in unmanaged code in order to enable tight integration with DirectX. All display in WPF is done through the DirectX engine, allowing for efficient hardware and software rendering. WPF also required fine control over memory and execution. The composition engine in </w:t>
      </w:r>
      <w:proofErr w:type="spellStart"/>
      <w:r w:rsidRPr="007A7EC6">
        <w:rPr>
          <w:rFonts w:ascii="Segoe UI" w:eastAsia="Times New Roman" w:hAnsi="Segoe UI" w:cs="Segoe UI"/>
          <w:color w:val="171717"/>
          <w:sz w:val="24"/>
          <w:szCs w:val="24"/>
          <w:lang w:eastAsia="en-IN"/>
        </w:rPr>
        <w:t>milcore</w:t>
      </w:r>
      <w:proofErr w:type="spellEnd"/>
      <w:r w:rsidRPr="007A7EC6">
        <w:rPr>
          <w:rFonts w:ascii="Segoe UI" w:eastAsia="Times New Roman" w:hAnsi="Segoe UI" w:cs="Segoe UI"/>
          <w:color w:val="171717"/>
          <w:sz w:val="24"/>
          <w:szCs w:val="24"/>
          <w:lang w:eastAsia="en-IN"/>
        </w:rPr>
        <w:t xml:space="preserve"> is extremely performance sensitive, and required giving up many advantages of the CLR to gain performance.</w:t>
      </w:r>
    </w:p>
    <w:p w:rsidR="007A7EC6" w:rsidRPr="007A7EC6" w:rsidRDefault="007A7EC6" w:rsidP="007A7EC6">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rFonts w:ascii="Segoe UI" w:eastAsia="Times New Roman" w:hAnsi="Segoe UI" w:cs="Segoe UI"/>
          <w:noProof/>
          <w:color w:val="171717"/>
          <w:sz w:val="24"/>
          <w:szCs w:val="24"/>
          <w:lang w:eastAsia="en-IN"/>
        </w:rPr>
        <w:lastRenderedPageBreak/>
        <w:drawing>
          <wp:inline distT="0" distB="0" distL="0" distR="0">
            <wp:extent cx="3630930" cy="4486910"/>
            <wp:effectExtent l="0" t="0" r="7620" b="8890"/>
            <wp:docPr id="5" name="Picture 5" descr="The position of WPF within the .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position of WPF within the .NET Frame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0930" cy="4486910"/>
                    </a:xfrm>
                    <a:prstGeom prst="rect">
                      <a:avLst/>
                    </a:prstGeom>
                    <a:noFill/>
                    <a:ln>
                      <a:noFill/>
                    </a:ln>
                  </pic:spPr>
                </pic:pic>
              </a:graphicData>
            </a:graphic>
          </wp:inline>
        </w:drawing>
      </w:r>
    </w:p>
    <w:p w:rsidR="007A7EC6" w:rsidRDefault="007A7EC6" w:rsidP="007A7EC6">
      <w:pPr>
        <w:pStyle w:val="firstpara"/>
        <w:shd w:val="clear" w:color="auto" w:fill="FCFCFC"/>
        <w:spacing w:before="0" w:beforeAutospacing="0" w:after="0" w:afterAutospacing="0"/>
        <w:jc w:val="both"/>
        <w:textAlignment w:val="top"/>
        <w:rPr>
          <w:rFonts w:ascii="Segoe UI" w:hAnsi="Segoe UI" w:cs="Segoe UI"/>
          <w:color w:val="161616"/>
        </w:rPr>
      </w:pPr>
      <w:r>
        <w:rPr>
          <w:rFonts w:ascii="Segoe UI" w:hAnsi="Segoe UI" w:cs="Segoe UI"/>
          <w:color w:val="161616"/>
        </w:rPr>
        <w:t>Windows Presentation Framework is a next generation UI framework to create applications with a rich user experience. It is part of the .NET framework 3.0 and higher. WPF architecture is a layered architecture which have Managed, Unmanaged and Core API layers as shown in below fig.</w:t>
      </w:r>
    </w:p>
    <w:p w:rsidR="007A7EC6" w:rsidRDefault="007A7EC6" w:rsidP="007A7EC6">
      <w:pPr>
        <w:shd w:val="clear" w:color="auto" w:fill="FCFCFC"/>
        <w:jc w:val="center"/>
        <w:textAlignment w:val="top"/>
        <w:rPr>
          <w:rFonts w:ascii="Segoe UI" w:hAnsi="Segoe UI" w:cs="Segoe UI"/>
          <w:color w:val="161616"/>
        </w:rPr>
      </w:pPr>
      <w:r>
        <w:rPr>
          <w:rFonts w:ascii="Segoe UI" w:hAnsi="Segoe UI" w:cs="Segoe UI"/>
          <w:noProof/>
          <w:color w:val="161616"/>
          <w:lang w:eastAsia="en-IN"/>
        </w:rPr>
        <w:lastRenderedPageBreak/>
        <w:drawing>
          <wp:inline distT="0" distB="0" distL="0" distR="0">
            <wp:extent cx="5943600" cy="5123180"/>
            <wp:effectExtent l="0" t="0" r="0" b="1270"/>
            <wp:docPr id="6" name="Picture 6" descr="https://dotnettrickscloud.blob.core.windows.net/img/wpf/wpf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tnettrickscloud.blob.core.windows.net/img/wpf/wpf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23180"/>
                    </a:xfrm>
                    <a:prstGeom prst="rect">
                      <a:avLst/>
                    </a:prstGeom>
                    <a:noFill/>
                    <a:ln>
                      <a:noFill/>
                    </a:ln>
                  </pic:spPr>
                </pic:pic>
              </a:graphicData>
            </a:graphic>
          </wp:inline>
        </w:drawing>
      </w:r>
    </w:p>
    <w:p w:rsidR="007A7EC6" w:rsidRDefault="007A7EC6" w:rsidP="007A7EC6">
      <w:pPr>
        <w:pStyle w:val="Heading3"/>
        <w:keepNext w:val="0"/>
        <w:keepLines w:val="0"/>
        <w:numPr>
          <w:ilvl w:val="0"/>
          <w:numId w:val="28"/>
        </w:numPr>
        <w:shd w:val="clear" w:color="auto" w:fill="FCFCFC"/>
        <w:spacing w:before="300" w:after="225" w:line="240" w:lineRule="auto"/>
        <w:ind w:left="480" w:firstLine="0"/>
        <w:jc w:val="both"/>
        <w:rPr>
          <w:rFonts w:ascii="Helvetica" w:hAnsi="Helvetica" w:cs="Helvetica"/>
          <w:b w:val="0"/>
          <w:bCs w:val="0"/>
          <w:color w:val="363636"/>
        </w:rPr>
      </w:pPr>
      <w:r>
        <w:rPr>
          <w:rFonts w:ascii="Helvetica" w:hAnsi="Helvetica" w:cs="Helvetica"/>
          <w:b w:val="0"/>
          <w:bCs w:val="0"/>
          <w:color w:val="363636"/>
        </w:rPr>
        <w:t>Managed Layer</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Managed layer has two main components – Presentation Framework and Presentation Core.</w:t>
      </w:r>
    </w:p>
    <w:p w:rsidR="007A7EC6" w:rsidRDefault="007A7EC6" w:rsidP="007A7EC6">
      <w:pPr>
        <w:pStyle w:val="NormalWeb"/>
        <w:numPr>
          <w:ilvl w:val="1"/>
          <w:numId w:val="28"/>
        </w:numPr>
        <w:shd w:val="clear" w:color="auto" w:fill="FCFCFC"/>
        <w:spacing w:before="0" w:beforeAutospacing="0" w:after="0" w:afterAutospacing="0"/>
        <w:ind w:left="960"/>
        <w:jc w:val="both"/>
        <w:textAlignment w:val="top"/>
        <w:rPr>
          <w:rFonts w:ascii="Segoe UI" w:hAnsi="Segoe UI" w:cs="Segoe UI"/>
          <w:color w:val="161616"/>
        </w:rPr>
      </w:pPr>
      <w:r>
        <w:rPr>
          <w:rFonts w:ascii="Segoe UI" w:hAnsi="Segoe UI" w:cs="Segoe UI"/>
          <w:color w:val="161616"/>
        </w:rPr>
        <w:t>Presentation Framework provides the required functionalities that we need to build the WPF applications such as controls, data bindings, styling, shapes, media, documents, annotations, animation and more. PresentationFamework.dll is responsible for this purpose.</w:t>
      </w:r>
    </w:p>
    <w:p w:rsidR="007A7EC6" w:rsidRDefault="007A7EC6" w:rsidP="007A7EC6">
      <w:pPr>
        <w:pStyle w:val="NormalWeb"/>
        <w:numPr>
          <w:ilvl w:val="1"/>
          <w:numId w:val="28"/>
        </w:numPr>
        <w:shd w:val="clear" w:color="auto" w:fill="FCFCFC"/>
        <w:spacing w:before="0" w:beforeAutospacing="0" w:after="0" w:afterAutospacing="0"/>
        <w:ind w:left="960"/>
        <w:jc w:val="both"/>
        <w:textAlignment w:val="top"/>
        <w:rPr>
          <w:rFonts w:ascii="Segoe UI" w:hAnsi="Segoe UI" w:cs="Segoe UI"/>
          <w:color w:val="161616"/>
        </w:rPr>
      </w:pPr>
      <w:r>
        <w:rPr>
          <w:rFonts w:ascii="Segoe UI" w:hAnsi="Segoe UI" w:cs="Segoe UI"/>
          <w:color w:val="161616"/>
        </w:rPr>
        <w:t xml:space="preserve">Presentation Core acts as a managed wrapper around </w:t>
      </w:r>
      <w:proofErr w:type="spellStart"/>
      <w:r>
        <w:rPr>
          <w:rFonts w:ascii="Segoe UI" w:hAnsi="Segoe UI" w:cs="Segoe UI"/>
          <w:color w:val="161616"/>
        </w:rPr>
        <w:t>MILCore</w:t>
      </w:r>
      <w:proofErr w:type="spellEnd"/>
      <w:r>
        <w:rPr>
          <w:rFonts w:ascii="Segoe UI" w:hAnsi="Segoe UI" w:cs="Segoe UI"/>
          <w:color w:val="161616"/>
        </w:rPr>
        <w:t xml:space="preserve"> and provides public interface for MIL. Presentation Core is the home for WPF Visual System and provides classes for creating application visual tree. The Visual System creates visual tree which contains applications Visual Elements and rendering instructions. PresentationCore.dll is responsible for this purpose.</w:t>
      </w:r>
    </w:p>
    <w:p w:rsidR="007A7EC6" w:rsidRDefault="007A7EC6" w:rsidP="007A7EC6">
      <w:pPr>
        <w:pStyle w:val="Heading3"/>
        <w:keepNext w:val="0"/>
        <w:keepLines w:val="0"/>
        <w:numPr>
          <w:ilvl w:val="0"/>
          <w:numId w:val="28"/>
        </w:numPr>
        <w:shd w:val="clear" w:color="auto" w:fill="FCFCFC"/>
        <w:spacing w:before="300" w:after="225" w:line="240" w:lineRule="auto"/>
        <w:ind w:left="480" w:firstLine="0"/>
        <w:jc w:val="both"/>
        <w:rPr>
          <w:rFonts w:ascii="Helvetica" w:hAnsi="Helvetica" w:cs="Helvetica"/>
          <w:b w:val="0"/>
          <w:bCs w:val="0"/>
          <w:color w:val="363636"/>
        </w:rPr>
      </w:pPr>
      <w:r>
        <w:rPr>
          <w:rFonts w:ascii="Helvetica" w:hAnsi="Helvetica" w:cs="Helvetica"/>
          <w:b w:val="0"/>
          <w:bCs w:val="0"/>
          <w:color w:val="363636"/>
        </w:rPr>
        <w:t>Unmanaged Layer</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 xml:space="preserve">This layer is also called </w:t>
      </w:r>
      <w:proofErr w:type="spellStart"/>
      <w:r>
        <w:rPr>
          <w:rFonts w:ascii="Segoe UI" w:hAnsi="Segoe UI" w:cs="Segoe UI"/>
          <w:color w:val="161616"/>
        </w:rPr>
        <w:t>milcore</w:t>
      </w:r>
      <w:proofErr w:type="spellEnd"/>
      <w:r>
        <w:rPr>
          <w:rFonts w:ascii="Segoe UI" w:hAnsi="Segoe UI" w:cs="Segoe UI"/>
          <w:color w:val="161616"/>
        </w:rPr>
        <w:t xml:space="preserve"> or Media Integration Library Core. </w:t>
      </w:r>
      <w:proofErr w:type="spellStart"/>
      <w:r>
        <w:rPr>
          <w:rFonts w:ascii="Segoe UI" w:hAnsi="Segoe UI" w:cs="Segoe UI"/>
          <w:color w:val="161616"/>
        </w:rPr>
        <w:t>MilCore</w:t>
      </w:r>
      <w:proofErr w:type="spellEnd"/>
      <w:r>
        <w:rPr>
          <w:rFonts w:ascii="Segoe UI" w:hAnsi="Segoe UI" w:cs="Segoe UI"/>
          <w:color w:val="161616"/>
        </w:rPr>
        <w:t xml:space="preserve"> is written in unmanaged code in order to enable tight integration with DirectX. </w:t>
      </w:r>
      <w:r>
        <w:rPr>
          <w:rFonts w:ascii="Segoe UI" w:hAnsi="Segoe UI" w:cs="Segoe UI"/>
          <w:color w:val="161616"/>
        </w:rPr>
        <w:lastRenderedPageBreak/>
        <w:t>DirectX engine is underlying technology used in WPF to display all graphics, allowing for efficient hardware and software rendering. MIL has Composition System that receives rendering instructions from Visual System and translates into data that can be understood by DirectX to render user interface.</w:t>
      </w:r>
    </w:p>
    <w:p w:rsidR="007A7EC6" w:rsidRDefault="007A7EC6" w:rsidP="007A7EC6">
      <w:pPr>
        <w:pStyle w:val="Heading3"/>
        <w:keepNext w:val="0"/>
        <w:keepLines w:val="0"/>
        <w:numPr>
          <w:ilvl w:val="0"/>
          <w:numId w:val="28"/>
        </w:numPr>
        <w:shd w:val="clear" w:color="auto" w:fill="FCFCFC"/>
        <w:spacing w:before="300" w:after="225" w:line="240" w:lineRule="auto"/>
        <w:ind w:left="480" w:firstLine="0"/>
        <w:jc w:val="both"/>
        <w:rPr>
          <w:rFonts w:ascii="Helvetica" w:hAnsi="Helvetica" w:cs="Helvetica"/>
          <w:b w:val="0"/>
          <w:bCs w:val="0"/>
          <w:color w:val="363636"/>
        </w:rPr>
      </w:pPr>
      <w:r>
        <w:rPr>
          <w:rFonts w:ascii="Helvetica" w:hAnsi="Helvetica" w:cs="Helvetica"/>
          <w:b w:val="0"/>
          <w:bCs w:val="0"/>
          <w:color w:val="363636"/>
        </w:rPr>
        <w:t>Core API Layer</w:t>
      </w:r>
    </w:p>
    <w:p w:rsidR="007A7EC6" w:rsidRDefault="007A7EC6" w:rsidP="007A7EC6">
      <w:pPr>
        <w:pStyle w:val="NormalWeb"/>
        <w:shd w:val="clear" w:color="auto" w:fill="FCFCFC"/>
        <w:spacing w:before="0" w:beforeAutospacing="0" w:after="0" w:afterAutospacing="0"/>
        <w:ind w:left="480"/>
        <w:jc w:val="both"/>
        <w:textAlignment w:val="top"/>
        <w:rPr>
          <w:rFonts w:ascii="Segoe UI" w:hAnsi="Segoe UI" w:cs="Segoe UI"/>
          <w:color w:val="161616"/>
        </w:rPr>
      </w:pPr>
      <w:r>
        <w:rPr>
          <w:rFonts w:ascii="Segoe UI" w:hAnsi="Segoe UI" w:cs="Segoe UI"/>
          <w:color w:val="161616"/>
        </w:rPr>
        <w:t>This layer has OS core components like Kernel, User32, GDI, Device Drivers, Graphic cards etc. These components are used by the application to access low level APIs. User32 manages memory and process separation.</w:t>
      </w:r>
    </w:p>
    <w:p w:rsidR="00B34098" w:rsidRDefault="00B34098" w:rsidP="00B34098">
      <w:pPr>
        <w:shd w:val="clear" w:color="auto" w:fill="D1ECF1"/>
        <w:spacing w:after="0"/>
        <w:rPr>
          <w:b/>
        </w:rPr>
      </w:pPr>
    </w:p>
    <w:p w:rsidR="009863F0" w:rsidRDefault="009863F0" w:rsidP="00B34098">
      <w:pPr>
        <w:shd w:val="clear" w:color="auto" w:fill="D1ECF1"/>
        <w:spacing w:after="0"/>
        <w:rPr>
          <w:b/>
        </w:rPr>
      </w:pPr>
    </w:p>
    <w:p w:rsidR="009863F0" w:rsidRDefault="009863F0" w:rsidP="00B34098">
      <w:pPr>
        <w:shd w:val="clear" w:color="auto" w:fill="D1ECF1"/>
        <w:spacing w:after="0"/>
        <w:rPr>
          <w:b/>
        </w:rPr>
      </w:pPr>
    </w:p>
    <w:p w:rsidR="009863F0" w:rsidRDefault="009863F0" w:rsidP="00B34098">
      <w:pPr>
        <w:shd w:val="clear" w:color="auto" w:fill="D1ECF1"/>
        <w:spacing w:after="0"/>
        <w:rPr>
          <w:rFonts w:ascii="Arial" w:hAnsi="Arial" w:cs="Arial"/>
          <w:color w:val="202124"/>
          <w:shd w:val="clear" w:color="auto" w:fill="FFFFFF"/>
        </w:rPr>
      </w:pPr>
      <w:r>
        <w:rPr>
          <w:rFonts w:ascii="Arial" w:hAnsi="Arial" w:cs="Arial"/>
          <w:b/>
          <w:bCs/>
          <w:color w:val="202124"/>
          <w:shd w:val="clear" w:color="auto" w:fill="FFFFFF"/>
        </w:rPr>
        <w:t>DirectX</w:t>
      </w:r>
      <w:r>
        <w:rPr>
          <w:rFonts w:ascii="Arial" w:hAnsi="Arial" w:cs="Arial"/>
          <w:color w:val="202124"/>
          <w:shd w:val="clear" w:color="auto" w:fill="FFFFFF"/>
        </w:rPr>
        <w:t>, simply put, is software developed by Microsoft that talks to a PC's hardware components. Specifically, it's a collection of application programming interfaces, or APIs, designed to handle tasks related to rendering 2D and 3D vector graphics, rendering video and playing audio on the Windows platform.</w:t>
      </w:r>
    </w:p>
    <w:p w:rsidR="009863F0" w:rsidRDefault="009863F0" w:rsidP="00B34098">
      <w:pPr>
        <w:shd w:val="clear" w:color="auto" w:fill="D1ECF1"/>
        <w:spacing w:after="0"/>
        <w:rPr>
          <w:rFonts w:ascii="Arial" w:hAnsi="Arial" w:cs="Arial"/>
          <w:color w:val="202124"/>
          <w:shd w:val="clear" w:color="auto" w:fill="FFFFFF"/>
        </w:rPr>
      </w:pPr>
    </w:p>
    <w:p w:rsidR="009863F0" w:rsidRDefault="009863F0" w:rsidP="00B34098">
      <w:pPr>
        <w:shd w:val="clear" w:color="auto" w:fill="D1ECF1"/>
        <w:spacing w:after="0"/>
        <w:rPr>
          <w:rFonts w:ascii="Arial" w:hAnsi="Arial" w:cs="Arial"/>
          <w:color w:val="202124"/>
          <w:shd w:val="clear" w:color="auto" w:fill="FFFFFF"/>
        </w:rPr>
      </w:pPr>
    </w:p>
    <w:p w:rsidR="009863F0" w:rsidRPr="00B34098" w:rsidRDefault="009863F0" w:rsidP="00B34098">
      <w:pPr>
        <w:shd w:val="clear" w:color="auto" w:fill="D1ECF1"/>
        <w:spacing w:after="0"/>
        <w:rPr>
          <w:b/>
        </w:rPr>
      </w:pPr>
    </w:p>
    <w:sectPr w:rsidR="009863F0" w:rsidRPr="00B340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30C2E"/>
    <w:multiLevelType w:val="multilevel"/>
    <w:tmpl w:val="F8184E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810B9F"/>
    <w:multiLevelType w:val="multilevel"/>
    <w:tmpl w:val="1A2C78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C47DDF"/>
    <w:multiLevelType w:val="multilevel"/>
    <w:tmpl w:val="72F6A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97380"/>
    <w:multiLevelType w:val="multilevel"/>
    <w:tmpl w:val="8A80C4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5C5B78"/>
    <w:multiLevelType w:val="multilevel"/>
    <w:tmpl w:val="BE3229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8D041E"/>
    <w:multiLevelType w:val="multilevel"/>
    <w:tmpl w:val="23D06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AB421C"/>
    <w:multiLevelType w:val="multilevel"/>
    <w:tmpl w:val="D9808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813D5C"/>
    <w:multiLevelType w:val="multilevel"/>
    <w:tmpl w:val="62000F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6324F3"/>
    <w:multiLevelType w:val="multilevel"/>
    <w:tmpl w:val="67826B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794619"/>
    <w:multiLevelType w:val="multilevel"/>
    <w:tmpl w:val="C17895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DC1A5D"/>
    <w:multiLevelType w:val="multilevel"/>
    <w:tmpl w:val="12D828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245E66"/>
    <w:multiLevelType w:val="multilevel"/>
    <w:tmpl w:val="55342D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7B6730"/>
    <w:multiLevelType w:val="multilevel"/>
    <w:tmpl w:val="CD1A0C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FCA5F48"/>
    <w:multiLevelType w:val="multilevel"/>
    <w:tmpl w:val="283CE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22156B"/>
    <w:multiLevelType w:val="multilevel"/>
    <w:tmpl w:val="A6CA1E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BC54F2"/>
    <w:multiLevelType w:val="multilevel"/>
    <w:tmpl w:val="11124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EC4008F"/>
    <w:multiLevelType w:val="multilevel"/>
    <w:tmpl w:val="1C2AD1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CD478E"/>
    <w:multiLevelType w:val="multilevel"/>
    <w:tmpl w:val="A69C1B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6A82425"/>
    <w:multiLevelType w:val="multilevel"/>
    <w:tmpl w:val="CDAA9A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3D0F6D"/>
    <w:multiLevelType w:val="multilevel"/>
    <w:tmpl w:val="077A1A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0B2521"/>
    <w:multiLevelType w:val="multilevel"/>
    <w:tmpl w:val="5980FE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F146C0"/>
    <w:multiLevelType w:val="multilevel"/>
    <w:tmpl w:val="C9183B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1C3CF3"/>
    <w:multiLevelType w:val="multilevel"/>
    <w:tmpl w:val="FE70C3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904BF4"/>
    <w:multiLevelType w:val="multilevel"/>
    <w:tmpl w:val="4642BD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3B175A"/>
    <w:multiLevelType w:val="multilevel"/>
    <w:tmpl w:val="3EC694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6F5852"/>
    <w:multiLevelType w:val="multilevel"/>
    <w:tmpl w:val="38ACAD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909213D"/>
    <w:multiLevelType w:val="multilevel"/>
    <w:tmpl w:val="B748FD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387D6B"/>
    <w:multiLevelType w:val="multilevel"/>
    <w:tmpl w:val="97B8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5D6FBE"/>
    <w:multiLevelType w:val="multilevel"/>
    <w:tmpl w:val="3DE635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11"/>
  </w:num>
  <w:num w:numId="4">
    <w:abstractNumId w:val="14"/>
  </w:num>
  <w:num w:numId="5">
    <w:abstractNumId w:val="12"/>
  </w:num>
  <w:num w:numId="6">
    <w:abstractNumId w:val="10"/>
  </w:num>
  <w:num w:numId="7">
    <w:abstractNumId w:val="16"/>
  </w:num>
  <w:num w:numId="8">
    <w:abstractNumId w:val="20"/>
  </w:num>
  <w:num w:numId="9">
    <w:abstractNumId w:val="24"/>
  </w:num>
  <w:num w:numId="10">
    <w:abstractNumId w:val="25"/>
  </w:num>
  <w:num w:numId="11">
    <w:abstractNumId w:val="1"/>
  </w:num>
  <w:num w:numId="12">
    <w:abstractNumId w:val="26"/>
  </w:num>
  <w:num w:numId="13">
    <w:abstractNumId w:val="5"/>
  </w:num>
  <w:num w:numId="14">
    <w:abstractNumId w:val="2"/>
  </w:num>
  <w:num w:numId="15">
    <w:abstractNumId w:val="28"/>
  </w:num>
  <w:num w:numId="16">
    <w:abstractNumId w:val="0"/>
  </w:num>
  <w:num w:numId="17">
    <w:abstractNumId w:val="13"/>
  </w:num>
  <w:num w:numId="18">
    <w:abstractNumId w:val="3"/>
  </w:num>
  <w:num w:numId="19">
    <w:abstractNumId w:val="4"/>
  </w:num>
  <w:num w:numId="20">
    <w:abstractNumId w:val="21"/>
  </w:num>
  <w:num w:numId="21">
    <w:abstractNumId w:val="19"/>
  </w:num>
  <w:num w:numId="22">
    <w:abstractNumId w:val="22"/>
  </w:num>
  <w:num w:numId="23">
    <w:abstractNumId w:val="23"/>
  </w:num>
  <w:num w:numId="24">
    <w:abstractNumId w:val="7"/>
  </w:num>
  <w:num w:numId="25">
    <w:abstractNumId w:val="27"/>
  </w:num>
  <w:num w:numId="26">
    <w:abstractNumId w:val="18"/>
  </w:num>
  <w:num w:numId="27">
    <w:abstractNumId w:val="9"/>
  </w:num>
  <w:num w:numId="28">
    <w:abstractNumId w:val="8"/>
  </w:num>
  <w:num w:numId="29">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FE9"/>
    <w:rsid w:val="003B73F7"/>
    <w:rsid w:val="00562641"/>
    <w:rsid w:val="006C595B"/>
    <w:rsid w:val="007A7EC6"/>
    <w:rsid w:val="009863F0"/>
    <w:rsid w:val="00AD1416"/>
    <w:rsid w:val="00B34098"/>
    <w:rsid w:val="00C61922"/>
    <w:rsid w:val="00D871D4"/>
    <w:rsid w:val="00E0566C"/>
    <w:rsid w:val="00E22F0F"/>
    <w:rsid w:val="00F31F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31F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B73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73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73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FE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B73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73F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B73F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F31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FE9"/>
    <w:rPr>
      <w:rFonts w:ascii="Tahoma" w:hAnsi="Tahoma" w:cs="Tahoma"/>
      <w:sz w:val="16"/>
      <w:szCs w:val="16"/>
    </w:rPr>
  </w:style>
  <w:style w:type="paragraph" w:styleId="NormalWeb">
    <w:name w:val="Normal (Web)"/>
    <w:basedOn w:val="Normal"/>
    <w:uiPriority w:val="99"/>
    <w:semiHidden/>
    <w:unhideWhenUsed/>
    <w:rsid w:val="00F31F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31FE9"/>
    <w:rPr>
      <w:color w:val="0000FF"/>
      <w:u w:val="single"/>
    </w:rPr>
  </w:style>
  <w:style w:type="paragraph" w:styleId="HTMLPreformatted">
    <w:name w:val="HTML Preformatted"/>
    <w:basedOn w:val="Normal"/>
    <w:link w:val="HTMLPreformattedChar"/>
    <w:uiPriority w:val="99"/>
    <w:semiHidden/>
    <w:unhideWhenUsed/>
    <w:rsid w:val="00F31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31FE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31FE9"/>
    <w:rPr>
      <w:rFonts w:ascii="Courier New" w:eastAsia="Times New Roman" w:hAnsi="Courier New" w:cs="Courier New"/>
      <w:sz w:val="20"/>
      <w:szCs w:val="20"/>
    </w:rPr>
  </w:style>
  <w:style w:type="character" w:customStyle="1" w:styleId="hljs-tag">
    <w:name w:val="hljs-tag"/>
    <w:basedOn w:val="DefaultParagraphFont"/>
    <w:rsid w:val="00F31FE9"/>
  </w:style>
  <w:style w:type="character" w:customStyle="1" w:styleId="hljs-name">
    <w:name w:val="hljs-name"/>
    <w:basedOn w:val="DefaultParagraphFont"/>
    <w:rsid w:val="00F31FE9"/>
  </w:style>
  <w:style w:type="character" w:customStyle="1" w:styleId="hljs-attr">
    <w:name w:val="hljs-attr"/>
    <w:basedOn w:val="DefaultParagraphFont"/>
    <w:rsid w:val="00F31FE9"/>
  </w:style>
  <w:style w:type="character" w:customStyle="1" w:styleId="hljs-string">
    <w:name w:val="hljs-string"/>
    <w:basedOn w:val="DefaultParagraphFont"/>
    <w:rsid w:val="00F31FE9"/>
  </w:style>
  <w:style w:type="character" w:customStyle="1" w:styleId="hljs-keyword">
    <w:name w:val="hljs-keyword"/>
    <w:basedOn w:val="DefaultParagraphFont"/>
    <w:rsid w:val="00F31FE9"/>
  </w:style>
  <w:style w:type="character" w:customStyle="1" w:styleId="hljs-comment">
    <w:name w:val="hljs-comment"/>
    <w:basedOn w:val="DefaultParagraphFont"/>
    <w:rsid w:val="00F31FE9"/>
  </w:style>
  <w:style w:type="character" w:customStyle="1" w:styleId="hljs-title">
    <w:name w:val="hljs-title"/>
    <w:basedOn w:val="DefaultParagraphFont"/>
    <w:rsid w:val="00F31FE9"/>
  </w:style>
  <w:style w:type="character" w:customStyle="1" w:styleId="hljs-doctag">
    <w:name w:val="hljs-doctag"/>
    <w:basedOn w:val="DefaultParagraphFont"/>
    <w:rsid w:val="00F31FE9"/>
  </w:style>
  <w:style w:type="character" w:customStyle="1" w:styleId="hljs-function">
    <w:name w:val="hljs-function"/>
    <w:basedOn w:val="DefaultParagraphFont"/>
    <w:rsid w:val="00F31FE9"/>
  </w:style>
  <w:style w:type="character" w:styleId="Strong">
    <w:name w:val="Strong"/>
    <w:basedOn w:val="DefaultParagraphFont"/>
    <w:uiPriority w:val="22"/>
    <w:qFormat/>
    <w:rsid w:val="003B73F7"/>
    <w:rPr>
      <w:b/>
      <w:bCs/>
    </w:rPr>
  </w:style>
  <w:style w:type="paragraph" w:customStyle="1" w:styleId="mce-root">
    <w:name w:val="mce-root"/>
    <w:basedOn w:val="Normal"/>
    <w:rsid w:val="00B340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irstpara">
    <w:name w:val="firstpara"/>
    <w:basedOn w:val="Normal"/>
    <w:rsid w:val="007A7EC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31F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B73F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73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73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FE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B73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73F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B73F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F31F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FE9"/>
    <w:rPr>
      <w:rFonts w:ascii="Tahoma" w:hAnsi="Tahoma" w:cs="Tahoma"/>
      <w:sz w:val="16"/>
      <w:szCs w:val="16"/>
    </w:rPr>
  </w:style>
  <w:style w:type="paragraph" w:styleId="NormalWeb">
    <w:name w:val="Normal (Web)"/>
    <w:basedOn w:val="Normal"/>
    <w:uiPriority w:val="99"/>
    <w:semiHidden/>
    <w:unhideWhenUsed/>
    <w:rsid w:val="00F31F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31FE9"/>
    <w:rPr>
      <w:color w:val="0000FF"/>
      <w:u w:val="single"/>
    </w:rPr>
  </w:style>
  <w:style w:type="paragraph" w:styleId="HTMLPreformatted">
    <w:name w:val="HTML Preformatted"/>
    <w:basedOn w:val="Normal"/>
    <w:link w:val="HTMLPreformattedChar"/>
    <w:uiPriority w:val="99"/>
    <w:semiHidden/>
    <w:unhideWhenUsed/>
    <w:rsid w:val="00F31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31FE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31FE9"/>
    <w:rPr>
      <w:rFonts w:ascii="Courier New" w:eastAsia="Times New Roman" w:hAnsi="Courier New" w:cs="Courier New"/>
      <w:sz w:val="20"/>
      <w:szCs w:val="20"/>
    </w:rPr>
  </w:style>
  <w:style w:type="character" w:customStyle="1" w:styleId="hljs-tag">
    <w:name w:val="hljs-tag"/>
    <w:basedOn w:val="DefaultParagraphFont"/>
    <w:rsid w:val="00F31FE9"/>
  </w:style>
  <w:style w:type="character" w:customStyle="1" w:styleId="hljs-name">
    <w:name w:val="hljs-name"/>
    <w:basedOn w:val="DefaultParagraphFont"/>
    <w:rsid w:val="00F31FE9"/>
  </w:style>
  <w:style w:type="character" w:customStyle="1" w:styleId="hljs-attr">
    <w:name w:val="hljs-attr"/>
    <w:basedOn w:val="DefaultParagraphFont"/>
    <w:rsid w:val="00F31FE9"/>
  </w:style>
  <w:style w:type="character" w:customStyle="1" w:styleId="hljs-string">
    <w:name w:val="hljs-string"/>
    <w:basedOn w:val="DefaultParagraphFont"/>
    <w:rsid w:val="00F31FE9"/>
  </w:style>
  <w:style w:type="character" w:customStyle="1" w:styleId="hljs-keyword">
    <w:name w:val="hljs-keyword"/>
    <w:basedOn w:val="DefaultParagraphFont"/>
    <w:rsid w:val="00F31FE9"/>
  </w:style>
  <w:style w:type="character" w:customStyle="1" w:styleId="hljs-comment">
    <w:name w:val="hljs-comment"/>
    <w:basedOn w:val="DefaultParagraphFont"/>
    <w:rsid w:val="00F31FE9"/>
  </w:style>
  <w:style w:type="character" w:customStyle="1" w:styleId="hljs-title">
    <w:name w:val="hljs-title"/>
    <w:basedOn w:val="DefaultParagraphFont"/>
    <w:rsid w:val="00F31FE9"/>
  </w:style>
  <w:style w:type="character" w:customStyle="1" w:styleId="hljs-doctag">
    <w:name w:val="hljs-doctag"/>
    <w:basedOn w:val="DefaultParagraphFont"/>
    <w:rsid w:val="00F31FE9"/>
  </w:style>
  <w:style w:type="character" w:customStyle="1" w:styleId="hljs-function">
    <w:name w:val="hljs-function"/>
    <w:basedOn w:val="DefaultParagraphFont"/>
    <w:rsid w:val="00F31FE9"/>
  </w:style>
  <w:style w:type="character" w:styleId="Strong">
    <w:name w:val="Strong"/>
    <w:basedOn w:val="DefaultParagraphFont"/>
    <w:uiPriority w:val="22"/>
    <w:qFormat/>
    <w:rsid w:val="003B73F7"/>
    <w:rPr>
      <w:b/>
      <w:bCs/>
    </w:rPr>
  </w:style>
  <w:style w:type="paragraph" w:customStyle="1" w:styleId="mce-root">
    <w:name w:val="mce-root"/>
    <w:basedOn w:val="Normal"/>
    <w:rsid w:val="00B3409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irstpara">
    <w:name w:val="firstpara"/>
    <w:basedOn w:val="Normal"/>
    <w:rsid w:val="007A7EC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006392">
      <w:bodyDiv w:val="1"/>
      <w:marLeft w:val="0"/>
      <w:marRight w:val="0"/>
      <w:marTop w:val="0"/>
      <w:marBottom w:val="0"/>
      <w:divBdr>
        <w:top w:val="none" w:sz="0" w:space="0" w:color="auto"/>
        <w:left w:val="none" w:sz="0" w:space="0" w:color="auto"/>
        <w:bottom w:val="none" w:sz="0" w:space="0" w:color="auto"/>
        <w:right w:val="none" w:sz="0" w:space="0" w:color="auto"/>
      </w:divBdr>
    </w:div>
    <w:div w:id="382288737">
      <w:bodyDiv w:val="1"/>
      <w:marLeft w:val="0"/>
      <w:marRight w:val="0"/>
      <w:marTop w:val="0"/>
      <w:marBottom w:val="0"/>
      <w:divBdr>
        <w:top w:val="none" w:sz="0" w:space="0" w:color="auto"/>
        <w:left w:val="none" w:sz="0" w:space="0" w:color="auto"/>
        <w:bottom w:val="none" w:sz="0" w:space="0" w:color="auto"/>
        <w:right w:val="none" w:sz="0" w:space="0" w:color="auto"/>
      </w:divBdr>
    </w:div>
    <w:div w:id="832453461">
      <w:bodyDiv w:val="1"/>
      <w:marLeft w:val="0"/>
      <w:marRight w:val="0"/>
      <w:marTop w:val="0"/>
      <w:marBottom w:val="0"/>
      <w:divBdr>
        <w:top w:val="none" w:sz="0" w:space="0" w:color="auto"/>
        <w:left w:val="none" w:sz="0" w:space="0" w:color="auto"/>
        <w:bottom w:val="none" w:sz="0" w:space="0" w:color="auto"/>
        <w:right w:val="none" w:sz="0" w:space="0" w:color="auto"/>
      </w:divBdr>
    </w:div>
    <w:div w:id="971134165">
      <w:bodyDiv w:val="1"/>
      <w:marLeft w:val="0"/>
      <w:marRight w:val="0"/>
      <w:marTop w:val="0"/>
      <w:marBottom w:val="0"/>
      <w:divBdr>
        <w:top w:val="none" w:sz="0" w:space="0" w:color="auto"/>
        <w:left w:val="none" w:sz="0" w:space="0" w:color="auto"/>
        <w:bottom w:val="none" w:sz="0" w:space="0" w:color="auto"/>
        <w:right w:val="none" w:sz="0" w:space="0" w:color="auto"/>
      </w:divBdr>
      <w:divsChild>
        <w:div w:id="735392596">
          <w:marLeft w:val="0"/>
          <w:marRight w:val="0"/>
          <w:marTop w:val="0"/>
          <w:marBottom w:val="0"/>
          <w:divBdr>
            <w:top w:val="none" w:sz="0" w:space="0" w:color="auto"/>
            <w:left w:val="none" w:sz="0" w:space="0" w:color="auto"/>
            <w:bottom w:val="none" w:sz="0" w:space="0" w:color="auto"/>
            <w:right w:val="none" w:sz="0" w:space="0" w:color="auto"/>
          </w:divBdr>
          <w:divsChild>
            <w:div w:id="1389376870">
              <w:marLeft w:val="0"/>
              <w:marRight w:val="0"/>
              <w:marTop w:val="0"/>
              <w:marBottom w:val="0"/>
              <w:divBdr>
                <w:top w:val="none" w:sz="0" w:space="0" w:color="auto"/>
                <w:left w:val="none" w:sz="0" w:space="0" w:color="auto"/>
                <w:bottom w:val="none" w:sz="0" w:space="0" w:color="auto"/>
                <w:right w:val="none" w:sz="0" w:space="0" w:color="auto"/>
              </w:divBdr>
              <w:divsChild>
                <w:div w:id="667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7844">
          <w:marLeft w:val="0"/>
          <w:marRight w:val="0"/>
          <w:marTop w:val="150"/>
          <w:marBottom w:val="150"/>
          <w:divBdr>
            <w:top w:val="none" w:sz="0" w:space="0" w:color="auto"/>
            <w:left w:val="none" w:sz="0" w:space="0" w:color="auto"/>
            <w:bottom w:val="none" w:sz="0" w:space="0" w:color="auto"/>
            <w:right w:val="none" w:sz="0" w:space="0" w:color="auto"/>
          </w:divBdr>
          <w:divsChild>
            <w:div w:id="1076822058">
              <w:marLeft w:val="0"/>
              <w:marRight w:val="0"/>
              <w:marTop w:val="0"/>
              <w:marBottom w:val="0"/>
              <w:divBdr>
                <w:top w:val="none" w:sz="0" w:space="0" w:color="auto"/>
                <w:left w:val="none" w:sz="0" w:space="0" w:color="auto"/>
                <w:bottom w:val="none" w:sz="0" w:space="0" w:color="auto"/>
                <w:right w:val="none" w:sz="0" w:space="0" w:color="auto"/>
              </w:divBdr>
            </w:div>
          </w:divsChild>
        </w:div>
        <w:div w:id="326323313">
          <w:marLeft w:val="0"/>
          <w:marRight w:val="0"/>
          <w:marTop w:val="0"/>
          <w:marBottom w:val="0"/>
          <w:divBdr>
            <w:top w:val="none" w:sz="0" w:space="0" w:color="auto"/>
            <w:left w:val="none" w:sz="0" w:space="0" w:color="auto"/>
            <w:bottom w:val="none" w:sz="0" w:space="0" w:color="auto"/>
            <w:right w:val="none" w:sz="0" w:space="0" w:color="auto"/>
          </w:divBdr>
          <w:divsChild>
            <w:div w:id="60834439">
              <w:marLeft w:val="0"/>
              <w:marRight w:val="0"/>
              <w:marTop w:val="0"/>
              <w:marBottom w:val="300"/>
              <w:divBdr>
                <w:top w:val="none" w:sz="0" w:space="0" w:color="auto"/>
                <w:left w:val="none" w:sz="0" w:space="0" w:color="auto"/>
                <w:bottom w:val="none" w:sz="0" w:space="0" w:color="auto"/>
                <w:right w:val="none" w:sz="0" w:space="0" w:color="auto"/>
              </w:divBdr>
            </w:div>
            <w:div w:id="81150137">
              <w:marLeft w:val="0"/>
              <w:marRight w:val="0"/>
              <w:marTop w:val="0"/>
              <w:marBottom w:val="300"/>
              <w:divBdr>
                <w:top w:val="none" w:sz="0" w:space="0" w:color="auto"/>
                <w:left w:val="none" w:sz="0" w:space="0" w:color="auto"/>
                <w:bottom w:val="none" w:sz="0" w:space="0" w:color="auto"/>
                <w:right w:val="none" w:sz="0" w:space="0" w:color="auto"/>
              </w:divBdr>
            </w:div>
            <w:div w:id="630474108">
              <w:marLeft w:val="0"/>
              <w:marRight w:val="0"/>
              <w:marTop w:val="0"/>
              <w:marBottom w:val="300"/>
              <w:divBdr>
                <w:top w:val="none" w:sz="0" w:space="0" w:color="auto"/>
                <w:left w:val="none" w:sz="0" w:space="0" w:color="auto"/>
                <w:bottom w:val="none" w:sz="0" w:space="0" w:color="auto"/>
                <w:right w:val="none" w:sz="0" w:space="0" w:color="auto"/>
              </w:divBdr>
            </w:div>
            <w:div w:id="1297494945">
              <w:marLeft w:val="0"/>
              <w:marRight w:val="0"/>
              <w:marTop w:val="0"/>
              <w:marBottom w:val="300"/>
              <w:divBdr>
                <w:top w:val="none" w:sz="0" w:space="0" w:color="auto"/>
                <w:left w:val="none" w:sz="0" w:space="0" w:color="auto"/>
                <w:bottom w:val="none" w:sz="0" w:space="0" w:color="auto"/>
                <w:right w:val="none" w:sz="0" w:space="0" w:color="auto"/>
              </w:divBdr>
            </w:div>
            <w:div w:id="1708867700">
              <w:marLeft w:val="0"/>
              <w:marRight w:val="0"/>
              <w:marTop w:val="0"/>
              <w:marBottom w:val="300"/>
              <w:divBdr>
                <w:top w:val="none" w:sz="0" w:space="0" w:color="auto"/>
                <w:left w:val="none" w:sz="0" w:space="0" w:color="auto"/>
                <w:bottom w:val="none" w:sz="0" w:space="0" w:color="auto"/>
                <w:right w:val="none" w:sz="0" w:space="0" w:color="auto"/>
              </w:divBdr>
            </w:div>
            <w:div w:id="1290043215">
              <w:marLeft w:val="0"/>
              <w:marRight w:val="0"/>
              <w:marTop w:val="0"/>
              <w:marBottom w:val="300"/>
              <w:divBdr>
                <w:top w:val="none" w:sz="0" w:space="0" w:color="auto"/>
                <w:left w:val="none" w:sz="0" w:space="0" w:color="auto"/>
                <w:bottom w:val="none" w:sz="0" w:space="0" w:color="auto"/>
                <w:right w:val="none" w:sz="0" w:space="0" w:color="auto"/>
              </w:divBdr>
            </w:div>
            <w:div w:id="1271400211">
              <w:marLeft w:val="0"/>
              <w:marRight w:val="0"/>
              <w:marTop w:val="0"/>
              <w:marBottom w:val="300"/>
              <w:divBdr>
                <w:top w:val="none" w:sz="0" w:space="0" w:color="auto"/>
                <w:left w:val="none" w:sz="0" w:space="0" w:color="auto"/>
                <w:bottom w:val="none" w:sz="0" w:space="0" w:color="auto"/>
                <w:right w:val="none" w:sz="0" w:space="0" w:color="auto"/>
              </w:divBdr>
            </w:div>
            <w:div w:id="1064790946">
              <w:marLeft w:val="0"/>
              <w:marRight w:val="0"/>
              <w:marTop w:val="0"/>
              <w:marBottom w:val="300"/>
              <w:divBdr>
                <w:top w:val="none" w:sz="0" w:space="0" w:color="auto"/>
                <w:left w:val="none" w:sz="0" w:space="0" w:color="auto"/>
                <w:bottom w:val="none" w:sz="0" w:space="0" w:color="auto"/>
                <w:right w:val="none" w:sz="0" w:space="0" w:color="auto"/>
              </w:divBdr>
              <w:divsChild>
                <w:div w:id="2127311367">
                  <w:marLeft w:val="0"/>
                  <w:marRight w:val="0"/>
                  <w:marTop w:val="0"/>
                  <w:marBottom w:val="0"/>
                  <w:divBdr>
                    <w:top w:val="none" w:sz="0" w:space="0" w:color="auto"/>
                    <w:left w:val="none" w:sz="0" w:space="0" w:color="auto"/>
                    <w:bottom w:val="none" w:sz="0" w:space="0" w:color="auto"/>
                    <w:right w:val="none" w:sz="0" w:space="0" w:color="auto"/>
                  </w:divBdr>
                  <w:divsChild>
                    <w:div w:id="201499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5322">
              <w:marLeft w:val="0"/>
              <w:marRight w:val="0"/>
              <w:marTop w:val="0"/>
              <w:marBottom w:val="300"/>
              <w:divBdr>
                <w:top w:val="none" w:sz="0" w:space="0" w:color="auto"/>
                <w:left w:val="none" w:sz="0" w:space="0" w:color="auto"/>
                <w:bottom w:val="none" w:sz="0" w:space="0" w:color="auto"/>
                <w:right w:val="none" w:sz="0" w:space="0" w:color="auto"/>
              </w:divBdr>
            </w:div>
            <w:div w:id="1916741327">
              <w:marLeft w:val="0"/>
              <w:marRight w:val="0"/>
              <w:marTop w:val="0"/>
              <w:marBottom w:val="300"/>
              <w:divBdr>
                <w:top w:val="none" w:sz="0" w:space="0" w:color="auto"/>
                <w:left w:val="none" w:sz="0" w:space="0" w:color="auto"/>
                <w:bottom w:val="none" w:sz="0" w:space="0" w:color="auto"/>
                <w:right w:val="none" w:sz="0" w:space="0" w:color="auto"/>
              </w:divBdr>
            </w:div>
            <w:div w:id="1602296546">
              <w:marLeft w:val="0"/>
              <w:marRight w:val="0"/>
              <w:marTop w:val="0"/>
              <w:marBottom w:val="300"/>
              <w:divBdr>
                <w:top w:val="none" w:sz="0" w:space="0" w:color="auto"/>
                <w:left w:val="none" w:sz="0" w:space="0" w:color="auto"/>
                <w:bottom w:val="none" w:sz="0" w:space="0" w:color="auto"/>
                <w:right w:val="none" w:sz="0" w:space="0" w:color="auto"/>
              </w:divBdr>
            </w:div>
            <w:div w:id="652107536">
              <w:marLeft w:val="0"/>
              <w:marRight w:val="0"/>
              <w:marTop w:val="0"/>
              <w:marBottom w:val="300"/>
              <w:divBdr>
                <w:top w:val="none" w:sz="0" w:space="0" w:color="auto"/>
                <w:left w:val="none" w:sz="0" w:space="0" w:color="auto"/>
                <w:bottom w:val="none" w:sz="0" w:space="0" w:color="auto"/>
                <w:right w:val="none" w:sz="0" w:space="0" w:color="auto"/>
              </w:divBdr>
            </w:div>
            <w:div w:id="2093702430">
              <w:marLeft w:val="0"/>
              <w:marRight w:val="0"/>
              <w:marTop w:val="0"/>
              <w:marBottom w:val="300"/>
              <w:divBdr>
                <w:top w:val="none" w:sz="0" w:space="0" w:color="auto"/>
                <w:left w:val="none" w:sz="0" w:space="0" w:color="auto"/>
                <w:bottom w:val="none" w:sz="0" w:space="0" w:color="auto"/>
                <w:right w:val="none" w:sz="0" w:space="0" w:color="auto"/>
              </w:divBdr>
            </w:div>
            <w:div w:id="404183040">
              <w:marLeft w:val="0"/>
              <w:marRight w:val="0"/>
              <w:marTop w:val="0"/>
              <w:marBottom w:val="300"/>
              <w:divBdr>
                <w:top w:val="none" w:sz="0" w:space="0" w:color="auto"/>
                <w:left w:val="none" w:sz="0" w:space="0" w:color="auto"/>
                <w:bottom w:val="none" w:sz="0" w:space="0" w:color="auto"/>
                <w:right w:val="none" w:sz="0" w:space="0" w:color="auto"/>
              </w:divBdr>
            </w:div>
            <w:div w:id="1834486315">
              <w:marLeft w:val="0"/>
              <w:marRight w:val="0"/>
              <w:marTop w:val="0"/>
              <w:marBottom w:val="300"/>
              <w:divBdr>
                <w:top w:val="none" w:sz="0" w:space="0" w:color="auto"/>
                <w:left w:val="none" w:sz="0" w:space="0" w:color="auto"/>
                <w:bottom w:val="none" w:sz="0" w:space="0" w:color="auto"/>
                <w:right w:val="none" w:sz="0" w:space="0" w:color="auto"/>
              </w:divBdr>
            </w:div>
            <w:div w:id="1816604228">
              <w:marLeft w:val="0"/>
              <w:marRight w:val="0"/>
              <w:marTop w:val="0"/>
              <w:marBottom w:val="300"/>
              <w:divBdr>
                <w:top w:val="none" w:sz="0" w:space="0" w:color="auto"/>
                <w:left w:val="none" w:sz="0" w:space="0" w:color="auto"/>
                <w:bottom w:val="none" w:sz="0" w:space="0" w:color="auto"/>
                <w:right w:val="none" w:sz="0" w:space="0" w:color="auto"/>
              </w:divBdr>
            </w:div>
            <w:div w:id="1750882781">
              <w:marLeft w:val="0"/>
              <w:marRight w:val="0"/>
              <w:marTop w:val="0"/>
              <w:marBottom w:val="300"/>
              <w:divBdr>
                <w:top w:val="none" w:sz="0" w:space="0" w:color="auto"/>
                <w:left w:val="none" w:sz="0" w:space="0" w:color="auto"/>
                <w:bottom w:val="none" w:sz="0" w:space="0" w:color="auto"/>
                <w:right w:val="none" w:sz="0" w:space="0" w:color="auto"/>
              </w:divBdr>
            </w:div>
            <w:div w:id="627665762">
              <w:marLeft w:val="0"/>
              <w:marRight w:val="0"/>
              <w:marTop w:val="0"/>
              <w:marBottom w:val="300"/>
              <w:divBdr>
                <w:top w:val="none" w:sz="0" w:space="0" w:color="auto"/>
                <w:left w:val="none" w:sz="0" w:space="0" w:color="auto"/>
                <w:bottom w:val="none" w:sz="0" w:space="0" w:color="auto"/>
                <w:right w:val="none" w:sz="0" w:space="0" w:color="auto"/>
              </w:divBdr>
            </w:div>
            <w:div w:id="722027615">
              <w:marLeft w:val="0"/>
              <w:marRight w:val="0"/>
              <w:marTop w:val="0"/>
              <w:marBottom w:val="300"/>
              <w:divBdr>
                <w:top w:val="none" w:sz="0" w:space="0" w:color="auto"/>
                <w:left w:val="none" w:sz="0" w:space="0" w:color="auto"/>
                <w:bottom w:val="none" w:sz="0" w:space="0" w:color="auto"/>
                <w:right w:val="none" w:sz="0" w:space="0" w:color="auto"/>
              </w:divBdr>
            </w:div>
            <w:div w:id="1867057363">
              <w:marLeft w:val="0"/>
              <w:marRight w:val="0"/>
              <w:marTop w:val="0"/>
              <w:marBottom w:val="300"/>
              <w:divBdr>
                <w:top w:val="none" w:sz="0" w:space="0" w:color="auto"/>
                <w:left w:val="none" w:sz="0" w:space="0" w:color="auto"/>
                <w:bottom w:val="none" w:sz="0" w:space="0" w:color="auto"/>
                <w:right w:val="none" w:sz="0" w:space="0" w:color="auto"/>
              </w:divBdr>
            </w:div>
            <w:div w:id="1678388420">
              <w:marLeft w:val="0"/>
              <w:marRight w:val="0"/>
              <w:marTop w:val="0"/>
              <w:marBottom w:val="300"/>
              <w:divBdr>
                <w:top w:val="none" w:sz="0" w:space="0" w:color="auto"/>
                <w:left w:val="none" w:sz="0" w:space="0" w:color="auto"/>
                <w:bottom w:val="none" w:sz="0" w:space="0" w:color="auto"/>
                <w:right w:val="none" w:sz="0" w:space="0" w:color="auto"/>
              </w:divBdr>
            </w:div>
            <w:div w:id="1832140530">
              <w:marLeft w:val="0"/>
              <w:marRight w:val="0"/>
              <w:marTop w:val="0"/>
              <w:marBottom w:val="300"/>
              <w:divBdr>
                <w:top w:val="none" w:sz="0" w:space="0" w:color="auto"/>
                <w:left w:val="none" w:sz="0" w:space="0" w:color="auto"/>
                <w:bottom w:val="none" w:sz="0" w:space="0" w:color="auto"/>
                <w:right w:val="none" w:sz="0" w:space="0" w:color="auto"/>
              </w:divBdr>
            </w:div>
            <w:div w:id="480854743">
              <w:marLeft w:val="0"/>
              <w:marRight w:val="0"/>
              <w:marTop w:val="0"/>
              <w:marBottom w:val="300"/>
              <w:divBdr>
                <w:top w:val="none" w:sz="0" w:space="0" w:color="auto"/>
                <w:left w:val="none" w:sz="0" w:space="0" w:color="auto"/>
                <w:bottom w:val="none" w:sz="0" w:space="0" w:color="auto"/>
                <w:right w:val="none" w:sz="0" w:space="0" w:color="auto"/>
              </w:divBdr>
            </w:div>
            <w:div w:id="807358632">
              <w:marLeft w:val="0"/>
              <w:marRight w:val="0"/>
              <w:marTop w:val="0"/>
              <w:marBottom w:val="300"/>
              <w:divBdr>
                <w:top w:val="none" w:sz="0" w:space="0" w:color="auto"/>
                <w:left w:val="none" w:sz="0" w:space="0" w:color="auto"/>
                <w:bottom w:val="none" w:sz="0" w:space="0" w:color="auto"/>
                <w:right w:val="none" w:sz="0" w:space="0" w:color="auto"/>
              </w:divBdr>
            </w:div>
            <w:div w:id="696467912">
              <w:marLeft w:val="0"/>
              <w:marRight w:val="0"/>
              <w:marTop w:val="0"/>
              <w:marBottom w:val="300"/>
              <w:divBdr>
                <w:top w:val="none" w:sz="0" w:space="0" w:color="auto"/>
                <w:left w:val="none" w:sz="0" w:space="0" w:color="auto"/>
                <w:bottom w:val="none" w:sz="0" w:space="0" w:color="auto"/>
                <w:right w:val="none" w:sz="0" w:space="0" w:color="auto"/>
              </w:divBdr>
            </w:div>
            <w:div w:id="1051616523">
              <w:marLeft w:val="0"/>
              <w:marRight w:val="0"/>
              <w:marTop w:val="0"/>
              <w:marBottom w:val="300"/>
              <w:divBdr>
                <w:top w:val="none" w:sz="0" w:space="0" w:color="auto"/>
                <w:left w:val="none" w:sz="0" w:space="0" w:color="auto"/>
                <w:bottom w:val="none" w:sz="0" w:space="0" w:color="auto"/>
                <w:right w:val="none" w:sz="0" w:space="0" w:color="auto"/>
              </w:divBdr>
            </w:div>
            <w:div w:id="785123095">
              <w:marLeft w:val="0"/>
              <w:marRight w:val="4800"/>
              <w:marTop w:val="0"/>
              <w:marBottom w:val="900"/>
              <w:divBdr>
                <w:top w:val="none" w:sz="0" w:space="0" w:color="auto"/>
                <w:left w:val="none" w:sz="0" w:space="0" w:color="auto"/>
                <w:bottom w:val="none" w:sz="0" w:space="0" w:color="auto"/>
                <w:right w:val="none" w:sz="0" w:space="0" w:color="auto"/>
              </w:divBdr>
              <w:divsChild>
                <w:div w:id="2036804945">
                  <w:marLeft w:val="0"/>
                  <w:marRight w:val="0"/>
                  <w:marTop w:val="0"/>
                  <w:marBottom w:val="0"/>
                  <w:divBdr>
                    <w:top w:val="single" w:sz="6" w:space="0" w:color="C3E6CB"/>
                    <w:left w:val="single" w:sz="6" w:space="0" w:color="C3E6CB"/>
                    <w:bottom w:val="single" w:sz="6" w:space="0" w:color="C3E6CB"/>
                    <w:right w:val="single" w:sz="6" w:space="0" w:color="C3E6CB"/>
                  </w:divBdr>
                </w:div>
                <w:div w:id="2135976162">
                  <w:marLeft w:val="0"/>
                  <w:marRight w:val="0"/>
                  <w:marTop w:val="0"/>
                  <w:marBottom w:val="0"/>
                  <w:divBdr>
                    <w:top w:val="none" w:sz="0" w:space="0" w:color="auto"/>
                    <w:left w:val="none" w:sz="0" w:space="0" w:color="auto"/>
                    <w:bottom w:val="none" w:sz="0" w:space="0" w:color="auto"/>
                    <w:right w:val="none" w:sz="0" w:space="0" w:color="auto"/>
                  </w:divBdr>
                </w:div>
                <w:div w:id="37781059">
                  <w:marLeft w:val="0"/>
                  <w:marRight w:val="0"/>
                  <w:marTop w:val="0"/>
                  <w:marBottom w:val="0"/>
                  <w:divBdr>
                    <w:top w:val="single" w:sz="6" w:space="0" w:color="BEE5EB"/>
                    <w:left w:val="single" w:sz="6" w:space="0" w:color="BEE5EB"/>
                    <w:bottom w:val="single" w:sz="6" w:space="0" w:color="BEE5EB"/>
                    <w:right w:val="single" w:sz="6" w:space="0" w:color="BEE5EB"/>
                  </w:divBdr>
                  <w:divsChild>
                    <w:div w:id="1265116393">
                      <w:marLeft w:val="-225"/>
                      <w:marRight w:val="-225"/>
                      <w:marTop w:val="0"/>
                      <w:marBottom w:val="0"/>
                      <w:divBdr>
                        <w:top w:val="none" w:sz="0" w:space="0" w:color="auto"/>
                        <w:left w:val="none" w:sz="0" w:space="0" w:color="auto"/>
                        <w:bottom w:val="none" w:sz="0" w:space="0" w:color="auto"/>
                        <w:right w:val="none" w:sz="0" w:space="0" w:color="auto"/>
                      </w:divBdr>
                    </w:div>
                  </w:divsChild>
                </w:div>
                <w:div w:id="284040225">
                  <w:marLeft w:val="0"/>
                  <w:marRight w:val="0"/>
                  <w:marTop w:val="0"/>
                  <w:marBottom w:val="750"/>
                  <w:divBdr>
                    <w:top w:val="none" w:sz="0" w:space="0" w:color="auto"/>
                    <w:left w:val="none" w:sz="0" w:space="0" w:color="auto"/>
                    <w:bottom w:val="none" w:sz="0" w:space="0" w:color="auto"/>
                    <w:right w:val="none" w:sz="0" w:space="0" w:color="auto"/>
                  </w:divBdr>
                </w:div>
              </w:divsChild>
            </w:div>
          </w:divsChild>
        </w:div>
        <w:div w:id="1519855052">
          <w:marLeft w:val="0"/>
          <w:marRight w:val="0"/>
          <w:marTop w:val="0"/>
          <w:marBottom w:val="0"/>
          <w:divBdr>
            <w:top w:val="none" w:sz="0" w:space="0" w:color="auto"/>
            <w:left w:val="none" w:sz="0" w:space="0" w:color="auto"/>
            <w:bottom w:val="none" w:sz="0" w:space="0" w:color="auto"/>
            <w:right w:val="none" w:sz="0" w:space="0" w:color="auto"/>
          </w:divBdr>
          <w:divsChild>
            <w:div w:id="715466915">
              <w:marLeft w:val="0"/>
              <w:marRight w:val="0"/>
              <w:marTop w:val="0"/>
              <w:marBottom w:val="300"/>
              <w:divBdr>
                <w:top w:val="none" w:sz="0" w:space="0" w:color="auto"/>
                <w:left w:val="none" w:sz="0" w:space="0" w:color="auto"/>
                <w:bottom w:val="none" w:sz="0" w:space="0" w:color="auto"/>
                <w:right w:val="none" w:sz="0" w:space="0" w:color="auto"/>
              </w:divBdr>
            </w:div>
            <w:div w:id="6257230">
              <w:marLeft w:val="0"/>
              <w:marRight w:val="0"/>
              <w:marTop w:val="0"/>
              <w:marBottom w:val="300"/>
              <w:divBdr>
                <w:top w:val="none" w:sz="0" w:space="0" w:color="auto"/>
                <w:left w:val="none" w:sz="0" w:space="0" w:color="auto"/>
                <w:bottom w:val="none" w:sz="0" w:space="0" w:color="auto"/>
                <w:right w:val="none" w:sz="0" w:space="0" w:color="auto"/>
              </w:divBdr>
            </w:div>
            <w:div w:id="2112628484">
              <w:marLeft w:val="0"/>
              <w:marRight w:val="0"/>
              <w:marTop w:val="0"/>
              <w:marBottom w:val="300"/>
              <w:divBdr>
                <w:top w:val="none" w:sz="0" w:space="0" w:color="auto"/>
                <w:left w:val="none" w:sz="0" w:space="0" w:color="auto"/>
                <w:bottom w:val="none" w:sz="0" w:space="0" w:color="auto"/>
                <w:right w:val="none" w:sz="0" w:space="0" w:color="auto"/>
              </w:divBdr>
            </w:div>
            <w:div w:id="1460689486">
              <w:marLeft w:val="0"/>
              <w:marRight w:val="0"/>
              <w:marTop w:val="0"/>
              <w:marBottom w:val="300"/>
              <w:divBdr>
                <w:top w:val="none" w:sz="0" w:space="0" w:color="auto"/>
                <w:left w:val="none" w:sz="0" w:space="0" w:color="auto"/>
                <w:bottom w:val="none" w:sz="0" w:space="0" w:color="auto"/>
                <w:right w:val="none" w:sz="0" w:space="0" w:color="auto"/>
              </w:divBdr>
            </w:div>
            <w:div w:id="1981154368">
              <w:marLeft w:val="0"/>
              <w:marRight w:val="0"/>
              <w:marTop w:val="0"/>
              <w:marBottom w:val="300"/>
              <w:divBdr>
                <w:top w:val="none" w:sz="0" w:space="0" w:color="auto"/>
                <w:left w:val="none" w:sz="0" w:space="0" w:color="auto"/>
                <w:bottom w:val="none" w:sz="0" w:space="0" w:color="auto"/>
                <w:right w:val="none" w:sz="0" w:space="0" w:color="auto"/>
              </w:divBdr>
            </w:div>
            <w:div w:id="1199586893">
              <w:marLeft w:val="0"/>
              <w:marRight w:val="0"/>
              <w:marTop w:val="0"/>
              <w:marBottom w:val="300"/>
              <w:divBdr>
                <w:top w:val="none" w:sz="0" w:space="0" w:color="auto"/>
                <w:left w:val="none" w:sz="0" w:space="0" w:color="auto"/>
                <w:bottom w:val="none" w:sz="0" w:space="0" w:color="auto"/>
                <w:right w:val="none" w:sz="0" w:space="0" w:color="auto"/>
              </w:divBdr>
            </w:div>
            <w:div w:id="667558432">
              <w:marLeft w:val="0"/>
              <w:marRight w:val="0"/>
              <w:marTop w:val="0"/>
              <w:marBottom w:val="300"/>
              <w:divBdr>
                <w:top w:val="none" w:sz="0" w:space="0" w:color="auto"/>
                <w:left w:val="none" w:sz="0" w:space="0" w:color="auto"/>
                <w:bottom w:val="none" w:sz="0" w:space="0" w:color="auto"/>
                <w:right w:val="none" w:sz="0" w:space="0" w:color="auto"/>
              </w:divBdr>
            </w:div>
            <w:div w:id="638996836">
              <w:marLeft w:val="0"/>
              <w:marRight w:val="0"/>
              <w:marTop w:val="0"/>
              <w:marBottom w:val="300"/>
              <w:divBdr>
                <w:top w:val="none" w:sz="0" w:space="0" w:color="auto"/>
                <w:left w:val="none" w:sz="0" w:space="0" w:color="auto"/>
                <w:bottom w:val="none" w:sz="0" w:space="0" w:color="auto"/>
                <w:right w:val="none" w:sz="0" w:space="0" w:color="auto"/>
              </w:divBdr>
            </w:div>
            <w:div w:id="428627993">
              <w:marLeft w:val="0"/>
              <w:marRight w:val="0"/>
              <w:marTop w:val="0"/>
              <w:marBottom w:val="300"/>
              <w:divBdr>
                <w:top w:val="none" w:sz="0" w:space="0" w:color="auto"/>
                <w:left w:val="none" w:sz="0" w:space="0" w:color="auto"/>
                <w:bottom w:val="none" w:sz="0" w:space="0" w:color="auto"/>
                <w:right w:val="none" w:sz="0" w:space="0" w:color="auto"/>
              </w:divBdr>
            </w:div>
            <w:div w:id="1073356360">
              <w:marLeft w:val="0"/>
              <w:marRight w:val="0"/>
              <w:marTop w:val="0"/>
              <w:marBottom w:val="300"/>
              <w:divBdr>
                <w:top w:val="none" w:sz="0" w:space="0" w:color="auto"/>
                <w:left w:val="none" w:sz="0" w:space="0" w:color="auto"/>
                <w:bottom w:val="none" w:sz="0" w:space="0" w:color="auto"/>
                <w:right w:val="none" w:sz="0" w:space="0" w:color="auto"/>
              </w:divBdr>
            </w:div>
            <w:div w:id="238752016">
              <w:marLeft w:val="0"/>
              <w:marRight w:val="0"/>
              <w:marTop w:val="0"/>
              <w:marBottom w:val="300"/>
              <w:divBdr>
                <w:top w:val="none" w:sz="0" w:space="0" w:color="auto"/>
                <w:left w:val="none" w:sz="0" w:space="0" w:color="auto"/>
                <w:bottom w:val="none" w:sz="0" w:space="0" w:color="auto"/>
                <w:right w:val="none" w:sz="0" w:space="0" w:color="auto"/>
              </w:divBdr>
            </w:div>
            <w:div w:id="1099135359">
              <w:marLeft w:val="0"/>
              <w:marRight w:val="0"/>
              <w:marTop w:val="0"/>
              <w:marBottom w:val="300"/>
              <w:divBdr>
                <w:top w:val="none" w:sz="0" w:space="0" w:color="auto"/>
                <w:left w:val="none" w:sz="0" w:space="0" w:color="auto"/>
                <w:bottom w:val="none" w:sz="0" w:space="0" w:color="auto"/>
                <w:right w:val="none" w:sz="0" w:space="0" w:color="auto"/>
              </w:divBdr>
            </w:div>
            <w:div w:id="748893208">
              <w:marLeft w:val="0"/>
              <w:marRight w:val="0"/>
              <w:marTop w:val="0"/>
              <w:marBottom w:val="300"/>
              <w:divBdr>
                <w:top w:val="none" w:sz="0" w:space="0" w:color="auto"/>
                <w:left w:val="none" w:sz="0" w:space="0" w:color="auto"/>
                <w:bottom w:val="none" w:sz="0" w:space="0" w:color="auto"/>
                <w:right w:val="none" w:sz="0" w:space="0" w:color="auto"/>
              </w:divBdr>
            </w:div>
            <w:div w:id="241450739">
              <w:marLeft w:val="0"/>
              <w:marRight w:val="0"/>
              <w:marTop w:val="0"/>
              <w:marBottom w:val="300"/>
              <w:divBdr>
                <w:top w:val="none" w:sz="0" w:space="0" w:color="auto"/>
                <w:left w:val="none" w:sz="0" w:space="0" w:color="auto"/>
                <w:bottom w:val="none" w:sz="0" w:space="0" w:color="auto"/>
                <w:right w:val="none" w:sz="0" w:space="0" w:color="auto"/>
              </w:divBdr>
            </w:div>
            <w:div w:id="1804075113">
              <w:marLeft w:val="0"/>
              <w:marRight w:val="0"/>
              <w:marTop w:val="0"/>
              <w:marBottom w:val="300"/>
              <w:divBdr>
                <w:top w:val="none" w:sz="0" w:space="0" w:color="auto"/>
                <w:left w:val="none" w:sz="0" w:space="0" w:color="auto"/>
                <w:bottom w:val="none" w:sz="0" w:space="0" w:color="auto"/>
                <w:right w:val="none" w:sz="0" w:space="0" w:color="auto"/>
              </w:divBdr>
            </w:div>
            <w:div w:id="1530684300">
              <w:marLeft w:val="0"/>
              <w:marRight w:val="0"/>
              <w:marTop w:val="0"/>
              <w:marBottom w:val="300"/>
              <w:divBdr>
                <w:top w:val="none" w:sz="0" w:space="0" w:color="auto"/>
                <w:left w:val="none" w:sz="0" w:space="0" w:color="auto"/>
                <w:bottom w:val="none" w:sz="0" w:space="0" w:color="auto"/>
                <w:right w:val="none" w:sz="0" w:space="0" w:color="auto"/>
              </w:divBdr>
            </w:div>
            <w:div w:id="1538393087">
              <w:marLeft w:val="0"/>
              <w:marRight w:val="0"/>
              <w:marTop w:val="0"/>
              <w:marBottom w:val="300"/>
              <w:divBdr>
                <w:top w:val="none" w:sz="0" w:space="0" w:color="auto"/>
                <w:left w:val="none" w:sz="0" w:space="0" w:color="auto"/>
                <w:bottom w:val="none" w:sz="0" w:space="0" w:color="auto"/>
                <w:right w:val="none" w:sz="0" w:space="0" w:color="auto"/>
              </w:divBdr>
            </w:div>
            <w:div w:id="2135833114">
              <w:marLeft w:val="0"/>
              <w:marRight w:val="0"/>
              <w:marTop w:val="0"/>
              <w:marBottom w:val="300"/>
              <w:divBdr>
                <w:top w:val="none" w:sz="0" w:space="0" w:color="auto"/>
                <w:left w:val="none" w:sz="0" w:space="0" w:color="auto"/>
                <w:bottom w:val="none" w:sz="0" w:space="0" w:color="auto"/>
                <w:right w:val="none" w:sz="0" w:space="0" w:color="auto"/>
              </w:divBdr>
            </w:div>
            <w:div w:id="2110619132">
              <w:marLeft w:val="0"/>
              <w:marRight w:val="0"/>
              <w:marTop w:val="0"/>
              <w:marBottom w:val="300"/>
              <w:divBdr>
                <w:top w:val="none" w:sz="0" w:space="0" w:color="auto"/>
                <w:left w:val="none" w:sz="0" w:space="0" w:color="auto"/>
                <w:bottom w:val="none" w:sz="0" w:space="0" w:color="auto"/>
                <w:right w:val="none" w:sz="0" w:space="0" w:color="auto"/>
              </w:divBdr>
            </w:div>
            <w:div w:id="1943561264">
              <w:marLeft w:val="0"/>
              <w:marRight w:val="0"/>
              <w:marTop w:val="0"/>
              <w:marBottom w:val="300"/>
              <w:divBdr>
                <w:top w:val="none" w:sz="0" w:space="0" w:color="auto"/>
                <w:left w:val="none" w:sz="0" w:space="0" w:color="auto"/>
                <w:bottom w:val="none" w:sz="0" w:space="0" w:color="auto"/>
                <w:right w:val="none" w:sz="0" w:space="0" w:color="auto"/>
              </w:divBdr>
            </w:div>
            <w:div w:id="923879039">
              <w:marLeft w:val="0"/>
              <w:marRight w:val="0"/>
              <w:marTop w:val="0"/>
              <w:marBottom w:val="300"/>
              <w:divBdr>
                <w:top w:val="none" w:sz="0" w:space="0" w:color="auto"/>
                <w:left w:val="none" w:sz="0" w:space="0" w:color="auto"/>
                <w:bottom w:val="none" w:sz="0" w:space="0" w:color="auto"/>
                <w:right w:val="none" w:sz="0" w:space="0" w:color="auto"/>
              </w:divBdr>
            </w:div>
            <w:div w:id="1762070506">
              <w:marLeft w:val="0"/>
              <w:marRight w:val="0"/>
              <w:marTop w:val="0"/>
              <w:marBottom w:val="300"/>
              <w:divBdr>
                <w:top w:val="none" w:sz="0" w:space="0" w:color="auto"/>
                <w:left w:val="none" w:sz="0" w:space="0" w:color="auto"/>
                <w:bottom w:val="none" w:sz="0" w:space="0" w:color="auto"/>
                <w:right w:val="none" w:sz="0" w:space="0" w:color="auto"/>
              </w:divBdr>
            </w:div>
            <w:div w:id="780228124">
              <w:marLeft w:val="0"/>
              <w:marRight w:val="0"/>
              <w:marTop w:val="0"/>
              <w:marBottom w:val="300"/>
              <w:divBdr>
                <w:top w:val="none" w:sz="0" w:space="0" w:color="auto"/>
                <w:left w:val="none" w:sz="0" w:space="0" w:color="auto"/>
                <w:bottom w:val="none" w:sz="0" w:space="0" w:color="auto"/>
                <w:right w:val="none" w:sz="0" w:space="0" w:color="auto"/>
              </w:divBdr>
            </w:div>
            <w:div w:id="725106922">
              <w:marLeft w:val="0"/>
              <w:marRight w:val="0"/>
              <w:marTop w:val="0"/>
              <w:marBottom w:val="300"/>
              <w:divBdr>
                <w:top w:val="none" w:sz="0" w:space="0" w:color="auto"/>
                <w:left w:val="none" w:sz="0" w:space="0" w:color="auto"/>
                <w:bottom w:val="none" w:sz="0" w:space="0" w:color="auto"/>
                <w:right w:val="none" w:sz="0" w:space="0" w:color="auto"/>
              </w:divBdr>
            </w:div>
            <w:div w:id="33389726">
              <w:marLeft w:val="0"/>
              <w:marRight w:val="0"/>
              <w:marTop w:val="0"/>
              <w:marBottom w:val="300"/>
              <w:divBdr>
                <w:top w:val="none" w:sz="0" w:space="0" w:color="auto"/>
                <w:left w:val="none" w:sz="0" w:space="0" w:color="auto"/>
                <w:bottom w:val="none" w:sz="0" w:space="0" w:color="auto"/>
                <w:right w:val="none" w:sz="0" w:space="0" w:color="auto"/>
              </w:divBdr>
            </w:div>
          </w:divsChild>
        </w:div>
        <w:div w:id="256015187">
          <w:marLeft w:val="0"/>
          <w:marRight w:val="0"/>
          <w:marTop w:val="0"/>
          <w:marBottom w:val="0"/>
          <w:divBdr>
            <w:top w:val="single" w:sz="6" w:space="4" w:color="BEE5EB"/>
            <w:left w:val="single" w:sz="6" w:space="4" w:color="BEE5EB"/>
            <w:bottom w:val="single" w:sz="2" w:space="4" w:color="BEE5EB"/>
            <w:right w:val="single" w:sz="6" w:space="4" w:color="BEE5EB"/>
          </w:divBdr>
        </w:div>
      </w:divsChild>
    </w:div>
    <w:div w:id="1055927469">
      <w:bodyDiv w:val="1"/>
      <w:marLeft w:val="0"/>
      <w:marRight w:val="0"/>
      <w:marTop w:val="0"/>
      <w:marBottom w:val="0"/>
      <w:divBdr>
        <w:top w:val="none" w:sz="0" w:space="0" w:color="auto"/>
        <w:left w:val="none" w:sz="0" w:space="0" w:color="auto"/>
        <w:bottom w:val="none" w:sz="0" w:space="0" w:color="auto"/>
        <w:right w:val="none" w:sz="0" w:space="0" w:color="auto"/>
      </w:divBdr>
    </w:div>
    <w:div w:id="1236823110">
      <w:bodyDiv w:val="1"/>
      <w:marLeft w:val="0"/>
      <w:marRight w:val="0"/>
      <w:marTop w:val="0"/>
      <w:marBottom w:val="0"/>
      <w:divBdr>
        <w:top w:val="none" w:sz="0" w:space="0" w:color="auto"/>
        <w:left w:val="none" w:sz="0" w:space="0" w:color="auto"/>
        <w:bottom w:val="none" w:sz="0" w:space="0" w:color="auto"/>
        <w:right w:val="none" w:sz="0" w:space="0" w:color="auto"/>
      </w:divBdr>
    </w:div>
    <w:div w:id="1317956768">
      <w:bodyDiv w:val="1"/>
      <w:marLeft w:val="0"/>
      <w:marRight w:val="0"/>
      <w:marTop w:val="0"/>
      <w:marBottom w:val="0"/>
      <w:divBdr>
        <w:top w:val="none" w:sz="0" w:space="0" w:color="auto"/>
        <w:left w:val="none" w:sz="0" w:space="0" w:color="auto"/>
        <w:bottom w:val="none" w:sz="0" w:space="0" w:color="auto"/>
        <w:right w:val="none" w:sz="0" w:space="0" w:color="auto"/>
      </w:divBdr>
    </w:div>
    <w:div w:id="1428774341">
      <w:bodyDiv w:val="1"/>
      <w:marLeft w:val="0"/>
      <w:marRight w:val="0"/>
      <w:marTop w:val="0"/>
      <w:marBottom w:val="0"/>
      <w:divBdr>
        <w:top w:val="none" w:sz="0" w:space="0" w:color="auto"/>
        <w:left w:val="none" w:sz="0" w:space="0" w:color="auto"/>
        <w:bottom w:val="none" w:sz="0" w:space="0" w:color="auto"/>
        <w:right w:val="none" w:sz="0" w:space="0" w:color="auto"/>
      </w:divBdr>
      <w:divsChild>
        <w:div w:id="1547833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10</Pages>
  <Words>1685</Words>
  <Characters>9609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Anamika</dc:creator>
  <cp:lastModifiedBy>Anamika</cp:lastModifiedBy>
  <cp:revision>5</cp:revision>
  <dcterms:created xsi:type="dcterms:W3CDTF">2021-03-21T18:39:00Z</dcterms:created>
  <dcterms:modified xsi:type="dcterms:W3CDTF">2021-03-22T06:56:00Z</dcterms:modified>
</cp:coreProperties>
</file>